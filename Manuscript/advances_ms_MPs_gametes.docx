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62ABE" w14:textId="77777777" w:rsidR="005341F3" w:rsidRPr="00042923" w:rsidRDefault="005341F3" w:rsidP="000377D0">
      <w:pPr>
        <w:pStyle w:val="SX-Abstract"/>
        <w:jc w:val="center"/>
        <w:rPr>
          <w:lang w:val="en-GB"/>
        </w:rPr>
      </w:pPr>
    </w:p>
    <w:p w14:paraId="5152B8FA" w14:textId="77777777" w:rsidR="005341F3" w:rsidRPr="00042923" w:rsidRDefault="005341F3" w:rsidP="00A16C38">
      <w:pPr>
        <w:jc w:val="center"/>
        <w:rPr>
          <w:b/>
          <w:i/>
          <w:sz w:val="32"/>
          <w:szCs w:val="32"/>
          <w:lang w:val="en-GB"/>
        </w:rPr>
      </w:pPr>
    </w:p>
    <w:p w14:paraId="6D8F35B2" w14:textId="77777777" w:rsidR="005341F3" w:rsidRPr="00042923" w:rsidRDefault="005341F3" w:rsidP="00B547A9">
      <w:pPr>
        <w:pBdr>
          <w:top w:val="single" w:sz="4" w:space="1" w:color="auto"/>
          <w:left w:val="single" w:sz="4" w:space="4" w:color="auto"/>
          <w:bottom w:val="single" w:sz="4" w:space="1" w:color="auto"/>
          <w:right w:val="single" w:sz="4" w:space="4" w:color="auto"/>
        </w:pBdr>
        <w:ind w:left="1530" w:right="630"/>
        <w:jc w:val="center"/>
        <w:rPr>
          <w:b/>
          <w:i/>
          <w:sz w:val="32"/>
          <w:szCs w:val="32"/>
          <w:lang w:val="en-GB"/>
        </w:rPr>
      </w:pPr>
    </w:p>
    <w:p w14:paraId="2A0BD691" w14:textId="77777777" w:rsidR="008A2BA0" w:rsidRPr="00042923"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b/>
          <w:sz w:val="44"/>
          <w:szCs w:val="32"/>
          <w:lang w:val="en-GB"/>
        </w:rPr>
      </w:pPr>
      <w:r w:rsidRPr="00042923">
        <w:rPr>
          <w:b/>
          <w:i/>
          <w:sz w:val="44"/>
          <w:szCs w:val="32"/>
          <w:shd w:val="clear" w:color="auto" w:fill="FFFFFF"/>
          <w:lang w:val="en-GB"/>
        </w:rPr>
        <w:t xml:space="preserve">Science </w:t>
      </w:r>
      <w:r w:rsidR="004021D9" w:rsidRPr="00042923">
        <w:rPr>
          <w:b/>
          <w:i/>
          <w:sz w:val="44"/>
          <w:szCs w:val="32"/>
          <w:shd w:val="clear" w:color="auto" w:fill="FFFFFF"/>
          <w:lang w:val="en-GB"/>
        </w:rPr>
        <w:t>Advances</w:t>
      </w:r>
      <w:r w:rsidRPr="00042923">
        <w:rPr>
          <w:b/>
          <w:sz w:val="44"/>
          <w:szCs w:val="32"/>
          <w:lang w:val="en-GB"/>
        </w:rPr>
        <w:t xml:space="preserve"> </w:t>
      </w:r>
    </w:p>
    <w:p w14:paraId="2333378B" w14:textId="77777777" w:rsidR="004A10BE" w:rsidRPr="00042923"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b/>
          <w:sz w:val="32"/>
          <w:szCs w:val="32"/>
          <w:lang w:val="en-GB"/>
        </w:rPr>
      </w:pPr>
      <w:r w:rsidRPr="00042923">
        <w:rPr>
          <w:b/>
          <w:sz w:val="32"/>
          <w:szCs w:val="32"/>
          <w:lang w:val="en-GB"/>
        </w:rPr>
        <w:t>Manuscript Template</w:t>
      </w:r>
    </w:p>
    <w:p w14:paraId="7EE6922E" w14:textId="77777777" w:rsidR="004A10BE" w:rsidRPr="00042923"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rPr>
          <w:lang w:val="en-GB"/>
        </w:rPr>
      </w:pPr>
    </w:p>
    <w:p w14:paraId="6E82E1E0" w14:textId="77777777" w:rsidR="008A2BA0" w:rsidRPr="00042923"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rPr>
          <w:sz w:val="22"/>
          <w:lang w:val="en-GB"/>
        </w:rPr>
      </w:pPr>
    </w:p>
    <w:p w14:paraId="2E202F42" w14:textId="77777777" w:rsidR="008A2BA0" w:rsidRPr="00042923"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rPr>
          <w:sz w:val="22"/>
          <w:lang w:val="en-GB"/>
        </w:rPr>
      </w:pPr>
    </w:p>
    <w:p w14:paraId="23C1CB93" w14:textId="77777777" w:rsidR="008A2BA0" w:rsidRPr="00042923" w:rsidRDefault="004A10BE" w:rsidP="00B547A9">
      <w:pPr>
        <w:pBdr>
          <w:top w:val="single" w:sz="4" w:space="1" w:color="auto"/>
          <w:left w:val="single" w:sz="4" w:space="4" w:color="auto"/>
          <w:bottom w:val="single" w:sz="4" w:space="1" w:color="auto"/>
          <w:right w:val="single" w:sz="4" w:space="4" w:color="auto"/>
        </w:pBdr>
        <w:ind w:left="1530" w:right="630"/>
        <w:jc w:val="center"/>
        <w:rPr>
          <w:b/>
          <w:sz w:val="22"/>
          <w:lang w:val="en-GB"/>
        </w:rPr>
      </w:pPr>
      <w:r w:rsidRPr="00042923">
        <w:rPr>
          <w:b/>
          <w:sz w:val="22"/>
          <w:lang w:val="en-GB"/>
        </w:rPr>
        <w:t xml:space="preserve">General Instructions on using this template and submitting a </w:t>
      </w:r>
      <w:r w:rsidR="0022573C" w:rsidRPr="00042923">
        <w:rPr>
          <w:b/>
          <w:sz w:val="22"/>
          <w:lang w:val="en-GB"/>
        </w:rPr>
        <w:t xml:space="preserve">new </w:t>
      </w:r>
      <w:r w:rsidRPr="00042923">
        <w:rPr>
          <w:b/>
          <w:sz w:val="22"/>
          <w:lang w:val="en-GB"/>
        </w:rPr>
        <w:t xml:space="preserve">manuscript to </w:t>
      </w:r>
      <w:r w:rsidRPr="00042923">
        <w:rPr>
          <w:b/>
          <w:i/>
          <w:sz w:val="22"/>
          <w:szCs w:val="32"/>
          <w:lang w:val="en-GB"/>
        </w:rPr>
        <w:t xml:space="preserve">Science </w:t>
      </w:r>
      <w:r w:rsidR="008A2BA0" w:rsidRPr="00042923">
        <w:rPr>
          <w:b/>
          <w:i/>
          <w:sz w:val="22"/>
          <w:szCs w:val="32"/>
          <w:lang w:val="en-GB"/>
        </w:rPr>
        <w:t>Advances</w:t>
      </w:r>
    </w:p>
    <w:p w14:paraId="5CAB7CA6" w14:textId="28630E79" w:rsidR="008A2BA0" w:rsidRPr="00042923" w:rsidRDefault="008A2BA0" w:rsidP="00B547A9">
      <w:pPr>
        <w:pBdr>
          <w:top w:val="single" w:sz="4" w:space="1" w:color="auto"/>
          <w:left w:val="single" w:sz="4" w:space="4" w:color="auto"/>
          <w:bottom w:val="single" w:sz="4" w:space="1" w:color="auto"/>
          <w:right w:val="single" w:sz="4" w:space="4" w:color="auto"/>
        </w:pBdr>
        <w:ind w:left="1530" w:right="630"/>
        <w:jc w:val="center"/>
        <w:rPr>
          <w:b/>
          <w:sz w:val="22"/>
          <w:lang w:val="en-GB"/>
        </w:rPr>
      </w:pPr>
    </w:p>
    <w:p w14:paraId="7B2EF71E" w14:textId="77777777" w:rsidR="00E03C99" w:rsidRPr="00042923" w:rsidRDefault="00E03C99" w:rsidP="00B547A9">
      <w:pPr>
        <w:pBdr>
          <w:top w:val="single" w:sz="4" w:space="1" w:color="auto"/>
          <w:left w:val="single" w:sz="4" w:space="4" w:color="auto"/>
          <w:bottom w:val="single" w:sz="4" w:space="1" w:color="auto"/>
          <w:right w:val="single" w:sz="4" w:space="4" w:color="auto"/>
        </w:pBdr>
        <w:ind w:left="1530" w:right="630"/>
        <w:jc w:val="center"/>
        <w:rPr>
          <w:b/>
          <w:sz w:val="22"/>
          <w:lang w:val="en-GB"/>
        </w:rPr>
      </w:pPr>
    </w:p>
    <w:p w14:paraId="39D9D9A0" w14:textId="77777777" w:rsidR="008A2BA0" w:rsidRPr="00042923" w:rsidRDefault="004A10BE" w:rsidP="00B547A9">
      <w:pPr>
        <w:pBdr>
          <w:top w:val="single" w:sz="4" w:space="1" w:color="auto"/>
          <w:left w:val="single" w:sz="4" w:space="4" w:color="auto"/>
          <w:bottom w:val="single" w:sz="4" w:space="1" w:color="auto"/>
          <w:right w:val="single" w:sz="4" w:space="4" w:color="auto"/>
        </w:pBdr>
        <w:ind w:left="1530" w:right="630"/>
        <w:jc w:val="center"/>
        <w:rPr>
          <w:sz w:val="22"/>
          <w:lang w:val="en-GB"/>
        </w:rPr>
      </w:pPr>
      <w:r w:rsidRPr="00042923">
        <w:rPr>
          <w:sz w:val="22"/>
          <w:lang w:val="en-GB"/>
        </w:rPr>
        <w:t>Us</w:t>
      </w:r>
      <w:r w:rsidR="008A2BA0" w:rsidRPr="00042923">
        <w:rPr>
          <w:sz w:val="22"/>
          <w:lang w:val="en-GB"/>
        </w:rPr>
        <w:t>e</w:t>
      </w:r>
      <w:r w:rsidRPr="00042923">
        <w:rPr>
          <w:sz w:val="22"/>
          <w:lang w:val="en-GB"/>
        </w:rPr>
        <w:t xml:space="preserve"> this template to speed the processing of your paper.</w:t>
      </w:r>
    </w:p>
    <w:p w14:paraId="757EA97C" w14:textId="3984155C" w:rsidR="008A2BA0" w:rsidRPr="00042923" w:rsidRDefault="008A2BA0" w:rsidP="00B547A9">
      <w:pPr>
        <w:pBdr>
          <w:top w:val="single" w:sz="4" w:space="1" w:color="auto"/>
          <w:left w:val="single" w:sz="4" w:space="4" w:color="auto"/>
          <w:bottom w:val="single" w:sz="4" w:space="1" w:color="auto"/>
          <w:right w:val="single" w:sz="4" w:space="4" w:color="auto"/>
        </w:pBdr>
        <w:ind w:left="1530" w:right="630"/>
        <w:jc w:val="center"/>
        <w:rPr>
          <w:sz w:val="22"/>
          <w:lang w:val="en-GB"/>
        </w:rPr>
      </w:pPr>
    </w:p>
    <w:p w14:paraId="1B344F81" w14:textId="77777777" w:rsidR="00E03C99" w:rsidRPr="00042923" w:rsidRDefault="00E03C99" w:rsidP="00B547A9">
      <w:pPr>
        <w:pBdr>
          <w:top w:val="single" w:sz="4" w:space="1" w:color="auto"/>
          <w:left w:val="single" w:sz="4" w:space="4" w:color="auto"/>
          <w:bottom w:val="single" w:sz="4" w:space="1" w:color="auto"/>
          <w:right w:val="single" w:sz="4" w:space="4" w:color="auto"/>
        </w:pBdr>
        <w:ind w:left="1530" w:right="630"/>
        <w:jc w:val="center"/>
        <w:rPr>
          <w:sz w:val="22"/>
          <w:lang w:val="en-GB"/>
        </w:rPr>
      </w:pPr>
    </w:p>
    <w:p w14:paraId="1738FC80" w14:textId="0A40EA3D" w:rsidR="008A2BA0" w:rsidRPr="00042923" w:rsidRDefault="008A2BA0" w:rsidP="000770A7">
      <w:pPr>
        <w:pBdr>
          <w:top w:val="single" w:sz="4" w:space="1" w:color="auto"/>
          <w:left w:val="single" w:sz="4" w:space="4" w:color="auto"/>
          <w:bottom w:val="single" w:sz="4" w:space="1" w:color="auto"/>
          <w:right w:val="single" w:sz="4" w:space="4" w:color="auto"/>
        </w:pBdr>
        <w:ind w:left="1530" w:right="630"/>
        <w:jc w:val="center"/>
        <w:rPr>
          <w:sz w:val="22"/>
          <w:lang w:val="en-GB"/>
        </w:rPr>
      </w:pPr>
      <w:r w:rsidRPr="00042923">
        <w:rPr>
          <w:sz w:val="22"/>
          <w:lang w:val="en-GB"/>
        </w:rPr>
        <w:t>We need to</w:t>
      </w:r>
      <w:r w:rsidR="004A10BE" w:rsidRPr="00042923">
        <w:rPr>
          <w:sz w:val="22"/>
          <w:lang w:val="en-GB"/>
        </w:rPr>
        <w:t xml:space="preserve"> accurately record</w:t>
      </w:r>
    </w:p>
    <w:p w14:paraId="045591B8" w14:textId="159C66A7" w:rsidR="004A10BE" w:rsidRPr="00042923" w:rsidRDefault="004A10BE" w:rsidP="000770A7">
      <w:pPr>
        <w:pBdr>
          <w:top w:val="single" w:sz="4" w:space="1" w:color="auto"/>
          <w:left w:val="single" w:sz="4" w:space="4" w:color="auto"/>
          <w:bottom w:val="single" w:sz="4" w:space="1" w:color="auto"/>
          <w:right w:val="single" w:sz="4" w:space="4" w:color="auto"/>
        </w:pBdr>
        <w:ind w:left="1530" w:right="630"/>
        <w:jc w:val="center"/>
        <w:rPr>
          <w:sz w:val="22"/>
          <w:lang w:val="en-GB"/>
        </w:rPr>
      </w:pPr>
      <w:r w:rsidRPr="00042923">
        <w:rPr>
          <w:sz w:val="22"/>
          <w:lang w:val="en-GB"/>
        </w:rPr>
        <w:t xml:space="preserve">the title, authors, abstract, </w:t>
      </w:r>
      <w:r w:rsidR="008A2BA0" w:rsidRPr="00042923">
        <w:rPr>
          <w:sz w:val="22"/>
          <w:lang w:val="en-GB"/>
        </w:rPr>
        <w:t>and other component parts of your paper so we can enrich it</w:t>
      </w:r>
      <w:r w:rsidR="002542CA" w:rsidRPr="00042923">
        <w:rPr>
          <w:sz w:val="22"/>
          <w:lang w:val="en-GB"/>
        </w:rPr>
        <w:t xml:space="preserve"> </w:t>
      </w:r>
      <w:r w:rsidR="008A2BA0" w:rsidRPr="00042923">
        <w:rPr>
          <w:sz w:val="22"/>
          <w:lang w:val="en-GB"/>
        </w:rPr>
        <w:t>with</w:t>
      </w:r>
      <w:r w:rsidRPr="00042923">
        <w:rPr>
          <w:sz w:val="22"/>
          <w:lang w:val="en-GB"/>
        </w:rPr>
        <w:t xml:space="preserve"> reference links and an accurate layout.</w:t>
      </w:r>
    </w:p>
    <w:p w14:paraId="61C3EED3" w14:textId="7CE81600" w:rsidR="004A10BE" w:rsidRPr="00042923" w:rsidRDefault="004A10BE">
      <w:pPr>
        <w:pBdr>
          <w:top w:val="single" w:sz="4" w:space="1" w:color="auto"/>
          <w:left w:val="single" w:sz="4" w:space="4" w:color="auto"/>
          <w:bottom w:val="single" w:sz="4" w:space="1" w:color="auto"/>
          <w:right w:val="single" w:sz="4" w:space="4" w:color="auto"/>
        </w:pBdr>
        <w:ind w:left="1530" w:right="630"/>
        <w:jc w:val="center"/>
        <w:rPr>
          <w:sz w:val="22"/>
          <w:lang w:val="en-GB"/>
        </w:rPr>
      </w:pPr>
    </w:p>
    <w:p w14:paraId="6EA0FC1A" w14:textId="77777777" w:rsidR="00E03C99" w:rsidRPr="00042923" w:rsidRDefault="00E03C99">
      <w:pPr>
        <w:pBdr>
          <w:top w:val="single" w:sz="4" w:space="1" w:color="auto"/>
          <w:left w:val="single" w:sz="4" w:space="4" w:color="auto"/>
          <w:bottom w:val="single" w:sz="4" w:space="1" w:color="auto"/>
          <w:right w:val="single" w:sz="4" w:space="4" w:color="auto"/>
        </w:pBdr>
        <w:ind w:left="1530" w:right="630"/>
        <w:jc w:val="center"/>
        <w:rPr>
          <w:sz w:val="22"/>
          <w:lang w:val="en-GB"/>
        </w:rPr>
      </w:pPr>
    </w:p>
    <w:p w14:paraId="34ADF898" w14:textId="77777777" w:rsidR="008A2BA0" w:rsidRPr="00042923" w:rsidRDefault="004A10BE" w:rsidP="00B547A9">
      <w:pPr>
        <w:pBdr>
          <w:top w:val="single" w:sz="4" w:space="1" w:color="auto"/>
          <w:left w:val="single" w:sz="4" w:space="4" w:color="auto"/>
          <w:bottom w:val="single" w:sz="4" w:space="1" w:color="auto"/>
          <w:right w:val="single" w:sz="4" w:space="4" w:color="auto"/>
        </w:pBdr>
        <w:ind w:left="1530" w:right="630"/>
        <w:jc w:val="center"/>
        <w:rPr>
          <w:sz w:val="22"/>
          <w:lang w:val="en-GB"/>
        </w:rPr>
      </w:pPr>
      <w:r w:rsidRPr="00042923">
        <w:rPr>
          <w:sz w:val="22"/>
          <w:lang w:val="en-GB"/>
        </w:rPr>
        <w:t>Please use the actual t</w:t>
      </w:r>
      <w:r w:rsidR="008A2BA0" w:rsidRPr="00042923">
        <w:rPr>
          <w:sz w:val="22"/>
          <w:lang w:val="en-GB"/>
        </w:rPr>
        <w:t xml:space="preserve">emplate starting on the next page, which </w:t>
      </w:r>
    </w:p>
    <w:p w14:paraId="1126AE0C" w14:textId="77777777" w:rsidR="004A10BE" w:rsidRPr="00042923" w:rsidRDefault="008A2BA0" w:rsidP="00B547A9">
      <w:pPr>
        <w:pBdr>
          <w:top w:val="single" w:sz="4" w:space="1" w:color="auto"/>
          <w:left w:val="single" w:sz="4" w:space="4" w:color="auto"/>
          <w:bottom w:val="single" w:sz="4" w:space="1" w:color="auto"/>
          <w:right w:val="single" w:sz="4" w:space="4" w:color="auto"/>
        </w:pBdr>
        <w:ind w:left="1530" w:right="630"/>
        <w:jc w:val="center"/>
        <w:rPr>
          <w:sz w:val="22"/>
          <w:lang w:val="en-GB"/>
        </w:rPr>
      </w:pPr>
      <w:r w:rsidRPr="00042923">
        <w:rPr>
          <w:sz w:val="22"/>
          <w:lang w:val="en-GB"/>
        </w:rPr>
        <w:t>includes more specific formatting instructions.</w:t>
      </w:r>
    </w:p>
    <w:p w14:paraId="13EFB923" w14:textId="6F03FFC5" w:rsidR="008A2BA0" w:rsidRPr="00042923" w:rsidRDefault="008A2BA0" w:rsidP="00E03C9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lang w:val="en-GB"/>
        </w:rPr>
      </w:pPr>
    </w:p>
    <w:p w14:paraId="07781DFC" w14:textId="77777777" w:rsidR="00E03C99" w:rsidRPr="00042923" w:rsidRDefault="00E03C99" w:rsidP="00E03C99">
      <w:pPr>
        <w:pBdr>
          <w:top w:val="single" w:sz="4" w:space="1" w:color="auto"/>
          <w:left w:val="single" w:sz="4" w:space="4" w:color="auto"/>
          <w:bottom w:val="single" w:sz="4" w:space="1" w:color="auto"/>
          <w:right w:val="single" w:sz="4" w:space="4" w:color="auto"/>
        </w:pBdr>
        <w:shd w:val="clear" w:color="auto" w:fill="FFFFFF"/>
        <w:ind w:left="1530" w:right="630"/>
        <w:rPr>
          <w:sz w:val="22"/>
          <w:lang w:val="en-GB"/>
        </w:rPr>
      </w:pPr>
    </w:p>
    <w:p w14:paraId="430D8316" w14:textId="4F08D5D4" w:rsidR="004A10BE" w:rsidRPr="00042923"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lang w:val="en-GB"/>
        </w:rPr>
      </w:pPr>
      <w:r w:rsidRPr="00042923">
        <w:rPr>
          <w:sz w:val="22"/>
          <w:lang w:val="en-GB"/>
        </w:rPr>
        <w:t xml:space="preserve">You can submit your paper at </w:t>
      </w:r>
      <w:hyperlink r:id="rId11" w:history="1">
        <w:r w:rsidR="00282E2A" w:rsidRPr="00042923">
          <w:rPr>
            <w:rStyle w:val="Hyperlink"/>
            <w:color w:val="auto"/>
            <w:sz w:val="22"/>
            <w:lang w:val="en-GB"/>
          </w:rPr>
          <w:t>https://cts.sciencemag.org</w:t>
        </w:r>
      </w:hyperlink>
    </w:p>
    <w:p w14:paraId="786AC1C6" w14:textId="3DBD1838" w:rsidR="008A2BA0" w:rsidRPr="00042923" w:rsidRDefault="008A2BA0"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lang w:val="en-GB"/>
        </w:rPr>
      </w:pPr>
    </w:p>
    <w:p w14:paraId="1A56EA1F" w14:textId="77777777" w:rsidR="00E03C99" w:rsidRPr="00042923" w:rsidRDefault="00E03C99"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lang w:val="en-GB"/>
        </w:rPr>
      </w:pPr>
    </w:p>
    <w:p w14:paraId="3298C084" w14:textId="658710B9" w:rsidR="004A10BE" w:rsidRPr="00042923" w:rsidRDefault="004A10BE" w:rsidP="00B547A9">
      <w:pPr>
        <w:pBdr>
          <w:top w:val="single" w:sz="4" w:space="1" w:color="auto"/>
          <w:left w:val="single" w:sz="4" w:space="4" w:color="auto"/>
          <w:bottom w:val="single" w:sz="4" w:space="1" w:color="auto"/>
          <w:right w:val="single" w:sz="4" w:space="4" w:color="auto"/>
        </w:pBdr>
        <w:shd w:val="clear" w:color="auto" w:fill="FFFFFF"/>
        <w:ind w:left="1530" w:right="630"/>
        <w:jc w:val="center"/>
        <w:rPr>
          <w:sz w:val="22"/>
          <w:lang w:val="en-GB"/>
        </w:rPr>
      </w:pPr>
      <w:r w:rsidRPr="00042923">
        <w:rPr>
          <w:sz w:val="22"/>
          <w:lang w:val="en-GB"/>
        </w:rPr>
        <w:t xml:space="preserve">Additional instructions are available at </w:t>
      </w:r>
      <w:hyperlink r:id="rId12" w:history="1">
        <w:r w:rsidR="006F445B" w:rsidRPr="00042923">
          <w:rPr>
            <w:rStyle w:val="Hyperlink"/>
            <w:color w:val="auto"/>
            <w:sz w:val="22"/>
            <w:lang w:val="en-GB"/>
          </w:rPr>
          <w:t>http</w:t>
        </w:r>
        <w:r w:rsidR="002542CA" w:rsidRPr="00042923">
          <w:rPr>
            <w:rStyle w:val="Hyperlink"/>
            <w:color w:val="auto"/>
            <w:sz w:val="22"/>
            <w:lang w:val="en-GB"/>
          </w:rPr>
          <w:t>s</w:t>
        </w:r>
        <w:r w:rsidR="006F445B" w:rsidRPr="00042923">
          <w:rPr>
            <w:rStyle w:val="Hyperlink"/>
            <w:color w:val="auto"/>
            <w:sz w:val="22"/>
            <w:lang w:val="en-GB"/>
          </w:rPr>
          <w:t>://advances.sciencemag.org/content/information-authors</w:t>
        </w:r>
      </w:hyperlink>
    </w:p>
    <w:p w14:paraId="0D050125" w14:textId="77777777" w:rsidR="008A2BA0" w:rsidRPr="00042923" w:rsidRDefault="008A2BA0" w:rsidP="00B547A9">
      <w:pPr>
        <w:pBdr>
          <w:top w:val="single" w:sz="4" w:space="1" w:color="auto"/>
          <w:left w:val="single" w:sz="4" w:space="4" w:color="auto"/>
          <w:bottom w:val="single" w:sz="4" w:space="1" w:color="auto"/>
          <w:right w:val="single" w:sz="4" w:space="4" w:color="auto"/>
        </w:pBdr>
        <w:ind w:left="1530" w:right="630"/>
        <w:jc w:val="center"/>
        <w:rPr>
          <w:sz w:val="22"/>
          <w:lang w:val="en-GB"/>
        </w:rPr>
      </w:pPr>
    </w:p>
    <w:p w14:paraId="1409B1F3" w14:textId="77777777" w:rsidR="008A2BA0" w:rsidRPr="00042923" w:rsidRDefault="008A2BA0" w:rsidP="00CC059C">
      <w:pPr>
        <w:pBdr>
          <w:top w:val="single" w:sz="4" w:space="1" w:color="auto"/>
          <w:left w:val="single" w:sz="4" w:space="4" w:color="auto"/>
          <w:bottom w:val="single" w:sz="4" w:space="1" w:color="auto"/>
          <w:right w:val="single" w:sz="4" w:space="4" w:color="auto"/>
        </w:pBdr>
        <w:ind w:left="1530" w:right="630"/>
        <w:rPr>
          <w:sz w:val="22"/>
          <w:lang w:val="en-GB"/>
        </w:rPr>
      </w:pPr>
    </w:p>
    <w:p w14:paraId="1454CA25" w14:textId="37FA737B" w:rsidR="007871B0" w:rsidRPr="00042923" w:rsidRDefault="008A2BA0" w:rsidP="009748D2">
      <w:pPr>
        <w:pBdr>
          <w:top w:val="single" w:sz="4" w:space="1" w:color="auto"/>
          <w:left w:val="single" w:sz="4" w:space="4" w:color="auto"/>
          <w:bottom w:val="single" w:sz="4" w:space="1" w:color="auto"/>
          <w:right w:val="single" w:sz="4" w:space="4" w:color="auto"/>
        </w:pBdr>
        <w:ind w:left="1530" w:right="630"/>
        <w:jc w:val="center"/>
        <w:rPr>
          <w:b/>
          <w:color w:val="C00000"/>
          <w:sz w:val="32"/>
          <w:lang w:val="en-GB"/>
        </w:rPr>
      </w:pPr>
      <w:r w:rsidRPr="00042923">
        <w:rPr>
          <w:b/>
          <w:color w:val="C00000"/>
          <w:sz w:val="32"/>
          <w:lang w:val="en-GB"/>
        </w:rPr>
        <w:t>When you are ready to submit, please delete this box with all its contents</w:t>
      </w:r>
      <w:r w:rsidR="00EC3451" w:rsidRPr="00042923">
        <w:rPr>
          <w:b/>
          <w:color w:val="C00000"/>
          <w:sz w:val="32"/>
          <w:lang w:val="en-GB"/>
        </w:rPr>
        <w:t>.</w:t>
      </w:r>
    </w:p>
    <w:p w14:paraId="39AF133E" w14:textId="77777777" w:rsidR="008A2BA0" w:rsidRPr="00042923" w:rsidRDefault="008A2BA0" w:rsidP="00B547A9">
      <w:pPr>
        <w:pBdr>
          <w:top w:val="single" w:sz="4" w:space="1" w:color="auto"/>
          <w:left w:val="single" w:sz="4" w:space="4" w:color="auto"/>
          <w:bottom w:val="single" w:sz="4" w:space="1" w:color="auto"/>
          <w:right w:val="single" w:sz="4" w:space="4" w:color="auto"/>
        </w:pBdr>
        <w:ind w:left="1530" w:right="630"/>
        <w:jc w:val="center"/>
        <w:rPr>
          <w:b/>
          <w:color w:val="C00000"/>
          <w:sz w:val="32"/>
          <w:lang w:val="en-GB"/>
        </w:rPr>
      </w:pPr>
      <w:r w:rsidRPr="00042923">
        <w:rPr>
          <w:b/>
          <w:color w:val="C00000"/>
          <w:sz w:val="32"/>
          <w:lang w:val="en-GB"/>
        </w:rPr>
        <w:t>Your manuscript should start on Page 1.</w:t>
      </w:r>
    </w:p>
    <w:p w14:paraId="0C81FACF" w14:textId="77777777" w:rsidR="008A2BA0" w:rsidRPr="00042923" w:rsidRDefault="008A2BA0" w:rsidP="00B547A9">
      <w:pPr>
        <w:pBdr>
          <w:top w:val="single" w:sz="4" w:space="1" w:color="auto"/>
          <w:left w:val="single" w:sz="4" w:space="4" w:color="auto"/>
          <w:bottom w:val="single" w:sz="4" w:space="1" w:color="auto"/>
          <w:right w:val="single" w:sz="4" w:space="4" w:color="auto"/>
        </w:pBdr>
        <w:ind w:left="1530" w:right="630"/>
        <w:jc w:val="center"/>
        <w:rPr>
          <w:b/>
          <w:color w:val="C00000"/>
          <w:sz w:val="32"/>
          <w:lang w:val="en-GB"/>
        </w:rPr>
      </w:pPr>
    </w:p>
    <w:p w14:paraId="717F7D09" w14:textId="77777777" w:rsidR="00AE6F15" w:rsidRPr="00042923" w:rsidRDefault="004A10BE" w:rsidP="00AC2069">
      <w:pPr>
        <w:rPr>
          <w:lang w:val="en-GB"/>
        </w:rPr>
      </w:pPr>
      <w:r w:rsidRPr="00042923">
        <w:rPr>
          <w:sz w:val="22"/>
          <w:lang w:val="en-GB"/>
        </w:rPr>
        <w:br w:type="page"/>
      </w:r>
    </w:p>
    <w:p w14:paraId="42ECB80F" w14:textId="77777777" w:rsidR="00FF5437" w:rsidRPr="00042923" w:rsidRDefault="00FF5437" w:rsidP="00AC2069">
      <w:pPr>
        <w:pStyle w:val="Paragraph"/>
        <w:spacing w:before="0"/>
        <w:ind w:firstLine="0"/>
        <w:rPr>
          <w:b/>
          <w:smallCaps/>
          <w:lang w:val="en-GB"/>
        </w:rPr>
      </w:pPr>
      <w:r w:rsidRPr="00042923">
        <w:rPr>
          <w:b/>
          <w:smallCaps/>
          <w:lang w:val="en-GB"/>
        </w:rPr>
        <w:lastRenderedPageBreak/>
        <w:t>Front Matter</w:t>
      </w:r>
    </w:p>
    <w:p w14:paraId="0E5DDF9C" w14:textId="77777777" w:rsidR="00FF5437" w:rsidRPr="00042923" w:rsidRDefault="00FF5437" w:rsidP="00AC2069">
      <w:pPr>
        <w:pStyle w:val="Paragraph"/>
        <w:spacing w:before="0"/>
        <w:ind w:firstLine="0"/>
        <w:rPr>
          <w:b/>
          <w:smallCaps/>
          <w:lang w:val="en-GB"/>
        </w:rPr>
      </w:pPr>
    </w:p>
    <w:p w14:paraId="42581413" w14:textId="75CC3F45" w:rsidR="00EB6D47" w:rsidRPr="00042923" w:rsidRDefault="00A16C38" w:rsidP="00AC2069">
      <w:pPr>
        <w:pStyle w:val="Head"/>
        <w:spacing w:before="0" w:after="0"/>
        <w:jc w:val="left"/>
        <w:rPr>
          <w:sz w:val="24"/>
          <w:szCs w:val="24"/>
          <w:lang w:val="en-GB"/>
        </w:rPr>
      </w:pPr>
      <w:r w:rsidRPr="00042923">
        <w:rPr>
          <w:sz w:val="24"/>
          <w:szCs w:val="24"/>
          <w:lang w:val="en-GB"/>
        </w:rPr>
        <w:t>Title</w:t>
      </w:r>
      <w:r w:rsidR="00EB6D47" w:rsidRPr="00042923">
        <w:rPr>
          <w:sz w:val="24"/>
          <w:szCs w:val="24"/>
          <w:lang w:val="en-GB"/>
        </w:rPr>
        <w:t xml:space="preserve"> </w:t>
      </w:r>
    </w:p>
    <w:p w14:paraId="54622053" w14:textId="42A38B13" w:rsidR="00B33AC6" w:rsidRPr="00042923" w:rsidRDefault="00B33AC6" w:rsidP="00AC2069">
      <w:pPr>
        <w:pStyle w:val="Head"/>
        <w:spacing w:before="0" w:after="0"/>
        <w:jc w:val="left"/>
        <w:rPr>
          <w:sz w:val="24"/>
          <w:szCs w:val="24"/>
          <w:lang w:val="en-GB"/>
        </w:rPr>
      </w:pPr>
      <w:r w:rsidRPr="00042923">
        <w:rPr>
          <w:sz w:val="24"/>
          <w:szCs w:val="24"/>
          <w:lang w:val="en-GB"/>
        </w:rPr>
        <w:t xml:space="preserve">Microplastics </w:t>
      </w:r>
      <w:r w:rsidR="00D81594" w:rsidRPr="00042923">
        <w:rPr>
          <w:sz w:val="24"/>
          <w:szCs w:val="24"/>
          <w:lang w:val="en-GB"/>
        </w:rPr>
        <w:t xml:space="preserve">are present in </w:t>
      </w:r>
      <w:r w:rsidR="00C833DA" w:rsidRPr="00042923">
        <w:rPr>
          <w:sz w:val="24"/>
          <w:szCs w:val="24"/>
          <w:lang w:val="en-GB"/>
        </w:rPr>
        <w:t xml:space="preserve">cow </w:t>
      </w:r>
      <w:r w:rsidR="00D81594" w:rsidRPr="00042923">
        <w:rPr>
          <w:sz w:val="24"/>
          <w:szCs w:val="24"/>
          <w:lang w:val="en-GB"/>
        </w:rPr>
        <w:t xml:space="preserve">follicular fluid and can </w:t>
      </w:r>
      <w:r w:rsidRPr="00042923">
        <w:rPr>
          <w:sz w:val="24"/>
          <w:szCs w:val="24"/>
          <w:lang w:val="en-GB"/>
        </w:rPr>
        <w:t xml:space="preserve">compromise gametes function </w:t>
      </w:r>
      <w:r w:rsidRPr="00042923">
        <w:rPr>
          <w:i/>
          <w:iCs/>
          <w:sz w:val="24"/>
          <w:szCs w:val="24"/>
          <w:lang w:val="en-GB"/>
        </w:rPr>
        <w:t>in vitro</w:t>
      </w:r>
      <w:r w:rsidRPr="00042923">
        <w:rPr>
          <w:sz w:val="24"/>
          <w:szCs w:val="24"/>
          <w:lang w:val="en-GB"/>
        </w:rPr>
        <w:t xml:space="preserve">: </w:t>
      </w:r>
      <w:r w:rsidR="00E900D8" w:rsidRPr="00042923">
        <w:rPr>
          <w:sz w:val="24"/>
          <w:szCs w:val="24"/>
          <w:lang w:val="en-GB"/>
        </w:rPr>
        <w:t xml:space="preserve">Is </w:t>
      </w:r>
      <w:r w:rsidR="00BB7BFC" w:rsidRPr="00042923">
        <w:rPr>
          <w:sz w:val="24"/>
          <w:szCs w:val="24"/>
          <w:lang w:val="en-GB"/>
        </w:rPr>
        <w:t>the</w:t>
      </w:r>
      <w:r w:rsidRPr="00042923">
        <w:rPr>
          <w:sz w:val="24"/>
          <w:szCs w:val="24"/>
          <w:lang w:val="en-GB"/>
        </w:rPr>
        <w:t xml:space="preserve"> Anthropocene throw-away society throwing away fertility</w:t>
      </w:r>
      <w:r w:rsidR="00E900D8" w:rsidRPr="00042923">
        <w:rPr>
          <w:sz w:val="24"/>
          <w:szCs w:val="24"/>
          <w:lang w:val="en-GB"/>
        </w:rPr>
        <w:t>?</w:t>
      </w:r>
      <w:r w:rsidRPr="00042923">
        <w:rPr>
          <w:sz w:val="24"/>
          <w:szCs w:val="24"/>
          <w:lang w:val="en-GB"/>
        </w:rPr>
        <w:t xml:space="preserve"> </w:t>
      </w:r>
    </w:p>
    <w:p w14:paraId="6FA25FE9" w14:textId="77777777" w:rsidR="002311B1" w:rsidRPr="00042923" w:rsidRDefault="002311B1" w:rsidP="00AC2069">
      <w:pPr>
        <w:pStyle w:val="Head"/>
        <w:spacing w:before="0" w:after="0"/>
        <w:jc w:val="left"/>
        <w:rPr>
          <w:sz w:val="24"/>
          <w:szCs w:val="24"/>
          <w:lang w:val="en-GB"/>
        </w:rPr>
      </w:pPr>
    </w:p>
    <w:p w14:paraId="6C9B911C" w14:textId="6A7C26A4" w:rsidR="00B33AC6" w:rsidRPr="00042923" w:rsidRDefault="002311B1" w:rsidP="00AC2069">
      <w:pPr>
        <w:pStyle w:val="Head"/>
        <w:numPr>
          <w:ilvl w:val="0"/>
          <w:numId w:val="12"/>
        </w:numPr>
        <w:spacing w:before="0" w:after="0"/>
        <w:jc w:val="left"/>
        <w:rPr>
          <w:b w:val="0"/>
          <w:sz w:val="24"/>
          <w:szCs w:val="24"/>
          <w:lang w:val="en-GB"/>
        </w:rPr>
      </w:pPr>
      <w:r w:rsidRPr="00042923">
        <w:rPr>
          <w:b w:val="0"/>
          <w:sz w:val="24"/>
          <w:szCs w:val="24"/>
          <w:lang w:val="en-GB"/>
        </w:rPr>
        <w:t xml:space="preserve">Short title can be a maximum of 50 characters. </w:t>
      </w:r>
    </w:p>
    <w:p w14:paraId="048560E7" w14:textId="748875D6" w:rsidR="00B33AC6" w:rsidRPr="00042923" w:rsidRDefault="00B33AC6" w:rsidP="00AC2069">
      <w:pPr>
        <w:pStyle w:val="Head"/>
        <w:spacing w:before="0" w:after="0"/>
        <w:jc w:val="left"/>
        <w:rPr>
          <w:i/>
          <w:iCs/>
          <w:sz w:val="24"/>
          <w:szCs w:val="24"/>
          <w:lang w:val="en-GB"/>
        </w:rPr>
      </w:pPr>
      <w:r w:rsidRPr="00042923">
        <w:rPr>
          <w:sz w:val="24"/>
          <w:szCs w:val="24"/>
          <w:lang w:val="en-GB"/>
        </w:rPr>
        <w:t xml:space="preserve">Microplastics impaired gametes function </w:t>
      </w:r>
      <w:r w:rsidRPr="00042923">
        <w:rPr>
          <w:i/>
          <w:iCs/>
          <w:sz w:val="24"/>
          <w:szCs w:val="24"/>
          <w:lang w:val="en-GB"/>
        </w:rPr>
        <w:t>in vitro</w:t>
      </w:r>
    </w:p>
    <w:p w14:paraId="321D93B2" w14:textId="77777777" w:rsidR="002311B1" w:rsidRPr="00042923" w:rsidRDefault="002311B1" w:rsidP="00AC2069">
      <w:pPr>
        <w:pStyle w:val="Head"/>
        <w:spacing w:before="0" w:after="0"/>
        <w:jc w:val="left"/>
        <w:rPr>
          <w:sz w:val="24"/>
          <w:szCs w:val="24"/>
          <w:lang w:val="en-GB"/>
        </w:rPr>
      </w:pPr>
    </w:p>
    <w:p w14:paraId="49148707" w14:textId="77777777" w:rsidR="004A10BE" w:rsidRPr="00042923" w:rsidRDefault="004A10BE" w:rsidP="00AC2069">
      <w:pPr>
        <w:pStyle w:val="Head"/>
        <w:spacing w:before="0" w:after="0"/>
        <w:rPr>
          <w:lang w:val="en-GB"/>
        </w:rPr>
      </w:pPr>
    </w:p>
    <w:p w14:paraId="338D0098" w14:textId="77777777" w:rsidR="00A16C38" w:rsidRPr="00042923" w:rsidRDefault="004A10BE" w:rsidP="00AC2069">
      <w:pPr>
        <w:pStyle w:val="Teaser"/>
        <w:spacing w:before="0"/>
        <w:rPr>
          <w:lang w:val="en-GB"/>
        </w:rPr>
      </w:pPr>
      <w:r w:rsidRPr="00042923">
        <w:rPr>
          <w:b/>
          <w:lang w:val="en-GB"/>
        </w:rPr>
        <w:t>Authors</w:t>
      </w:r>
    </w:p>
    <w:p w14:paraId="435C9405" w14:textId="7F0A1C2B" w:rsidR="004A10BE" w:rsidRPr="00042923" w:rsidRDefault="002311B1" w:rsidP="00AC2069">
      <w:pPr>
        <w:pStyle w:val="Teaser"/>
        <w:spacing w:before="0"/>
        <w:ind w:firstLine="720"/>
        <w:rPr>
          <w:color w:val="000000"/>
          <w:lang w:val="en-GB"/>
        </w:rPr>
      </w:pPr>
      <w:r w:rsidRPr="00042923">
        <w:rPr>
          <w:color w:val="000000"/>
          <w:lang w:val="en-GB"/>
        </w:rPr>
        <w:t>Nicole</w:t>
      </w:r>
      <w:r w:rsidR="002542CA" w:rsidRPr="00042923">
        <w:rPr>
          <w:color w:val="000000"/>
          <w:lang w:val="en-GB"/>
        </w:rPr>
        <w:t xml:space="preserve"> </w:t>
      </w:r>
      <w:r w:rsidRPr="00042923">
        <w:rPr>
          <w:color w:val="000000"/>
          <w:lang w:val="en-GB"/>
        </w:rPr>
        <w:t>Grechi</w:t>
      </w:r>
      <w:r w:rsidR="001B760C" w:rsidRPr="00042923">
        <w:rPr>
          <w:color w:val="000000"/>
          <w:lang w:val="en-GB"/>
        </w:rPr>
        <w:t xml:space="preserve"> Ribeiro</w:t>
      </w:r>
      <w:r w:rsidR="002542CA" w:rsidRPr="00042923">
        <w:rPr>
          <w:color w:val="000000"/>
          <w:vertAlign w:val="superscript"/>
          <w:lang w:val="en-GB"/>
        </w:rPr>
        <w:t>1</w:t>
      </w:r>
      <w:r w:rsidRPr="00042923">
        <w:rPr>
          <w:color w:val="000000"/>
          <w:lang w:val="en-GB"/>
        </w:rPr>
        <w:t>, Roksan</w:t>
      </w:r>
      <w:r w:rsidR="002542CA" w:rsidRPr="00042923">
        <w:rPr>
          <w:color w:val="000000"/>
          <w:lang w:val="en-GB"/>
        </w:rPr>
        <w:t xml:space="preserve"> </w:t>
      </w:r>
      <w:r w:rsidRPr="00042923">
        <w:rPr>
          <w:color w:val="000000"/>
          <w:lang w:val="en-GB"/>
        </w:rPr>
        <w:t>Franko</w:t>
      </w:r>
      <w:r w:rsidR="002542CA" w:rsidRPr="00042923">
        <w:rPr>
          <w:color w:val="000000"/>
          <w:vertAlign w:val="superscript"/>
          <w:lang w:val="en-GB"/>
        </w:rPr>
        <w:t>1</w:t>
      </w:r>
      <w:r w:rsidR="009E2D54" w:rsidRPr="00042923">
        <w:rPr>
          <w:color w:val="000000"/>
          <w:vertAlign w:val="superscript"/>
          <w:lang w:val="en-GB"/>
        </w:rPr>
        <w:t>,2</w:t>
      </w:r>
      <w:r w:rsidRPr="00042923">
        <w:rPr>
          <w:color w:val="000000"/>
          <w:lang w:val="en-GB"/>
        </w:rPr>
        <w:t>, Roshini Rajamaran</w:t>
      </w:r>
      <w:r w:rsidR="009E2D54" w:rsidRPr="00042923">
        <w:rPr>
          <w:color w:val="000000"/>
          <w:vertAlign w:val="superscript"/>
          <w:lang w:val="en-GB"/>
        </w:rPr>
        <w:t>2</w:t>
      </w:r>
      <w:r w:rsidRPr="00042923">
        <w:rPr>
          <w:color w:val="000000"/>
          <w:lang w:val="en-GB"/>
        </w:rPr>
        <w:t xml:space="preserve">, Jan </w:t>
      </w:r>
      <w:r w:rsidR="00975163" w:rsidRPr="00042923">
        <w:rPr>
          <w:color w:val="000000"/>
          <w:lang w:val="en-GB"/>
        </w:rPr>
        <w:t>Stöckl</w:t>
      </w:r>
      <w:r w:rsidRPr="00042923">
        <w:rPr>
          <w:color w:val="000000"/>
          <w:vertAlign w:val="superscript"/>
          <w:lang w:val="en-GB"/>
        </w:rPr>
        <w:t>1</w:t>
      </w:r>
      <w:r w:rsidRPr="00042923">
        <w:rPr>
          <w:color w:val="000000"/>
          <w:lang w:val="en-GB"/>
        </w:rPr>
        <w:t>, Thomas Frölich</w:t>
      </w:r>
      <w:r w:rsidRPr="00042923">
        <w:rPr>
          <w:color w:val="000000"/>
          <w:vertAlign w:val="superscript"/>
          <w:lang w:val="en-GB"/>
        </w:rPr>
        <w:t>1</w:t>
      </w:r>
      <w:r w:rsidRPr="00042923">
        <w:rPr>
          <w:color w:val="000000"/>
          <w:lang w:val="en-GB"/>
        </w:rPr>
        <w:t>, Michael J. Noonan</w:t>
      </w:r>
      <w:r w:rsidRPr="00042923">
        <w:rPr>
          <w:color w:val="000000"/>
          <w:vertAlign w:val="superscript"/>
          <w:lang w:val="en-GB"/>
        </w:rPr>
        <w:t>3</w:t>
      </w:r>
      <w:r w:rsidRPr="00042923">
        <w:rPr>
          <w:color w:val="000000"/>
          <w:lang w:val="en-GB"/>
        </w:rPr>
        <w:t xml:space="preserve">, </w:t>
      </w:r>
      <w:r w:rsidR="00B33AC6" w:rsidRPr="00042923">
        <w:rPr>
          <w:color w:val="000000"/>
          <w:lang w:val="en-GB"/>
        </w:rPr>
        <w:t>Marcia de A. M. M.</w:t>
      </w:r>
      <w:r w:rsidR="002542CA" w:rsidRPr="00042923">
        <w:rPr>
          <w:color w:val="000000"/>
          <w:lang w:val="en-GB"/>
        </w:rPr>
        <w:t xml:space="preserve"> </w:t>
      </w:r>
      <w:r w:rsidR="00B33AC6" w:rsidRPr="00042923">
        <w:rPr>
          <w:color w:val="000000"/>
          <w:lang w:val="en-GB"/>
        </w:rPr>
        <w:t>Ferraz</w:t>
      </w:r>
      <w:r w:rsidRPr="00042923">
        <w:rPr>
          <w:color w:val="000000"/>
          <w:vertAlign w:val="superscript"/>
          <w:lang w:val="en-GB"/>
        </w:rPr>
        <w:t>1,2</w:t>
      </w:r>
      <w:r w:rsidRPr="00042923">
        <w:rPr>
          <w:color w:val="000000"/>
          <w:lang w:val="en-GB"/>
        </w:rPr>
        <w:t>*</w:t>
      </w:r>
    </w:p>
    <w:p w14:paraId="213A136D" w14:textId="77777777" w:rsidR="001E7E8B" w:rsidRPr="00042923" w:rsidRDefault="001E7E8B" w:rsidP="001E7E8B">
      <w:pPr>
        <w:pStyle w:val="Teaser"/>
        <w:spacing w:before="0"/>
        <w:ind w:firstLine="720"/>
        <w:rPr>
          <w:color w:val="000000"/>
          <w:vertAlign w:val="superscript"/>
          <w:lang w:val="en-GB"/>
        </w:rPr>
      </w:pPr>
    </w:p>
    <w:p w14:paraId="374E2AAB" w14:textId="112C808B" w:rsidR="002311B1" w:rsidRPr="00042923" w:rsidRDefault="002311B1" w:rsidP="001E7E8B">
      <w:pPr>
        <w:pStyle w:val="Teaser"/>
        <w:spacing w:before="0"/>
        <w:ind w:firstLine="720"/>
        <w:rPr>
          <w:color w:val="000000"/>
          <w:lang w:val="en-GB"/>
        </w:rPr>
      </w:pPr>
      <w:r w:rsidRPr="00042923">
        <w:rPr>
          <w:color w:val="000000"/>
          <w:vertAlign w:val="superscript"/>
          <w:lang w:val="en-GB"/>
        </w:rPr>
        <w:t>1</w:t>
      </w:r>
      <w:r w:rsidR="001E7E8B" w:rsidRPr="00042923">
        <w:rPr>
          <w:color w:val="000000"/>
          <w:lang w:val="en-GB"/>
        </w:rPr>
        <w:t>Clinic of Ruminants, Faculty of Veterinary Medicine, Ludwig-Maximilians University of Munich, Sonnenstr. 16, Oberschleissheim, 85764, Germany</w:t>
      </w:r>
    </w:p>
    <w:p w14:paraId="12E09C45" w14:textId="79E6CC04" w:rsidR="002311B1" w:rsidRPr="00042923" w:rsidRDefault="002311B1" w:rsidP="001E7E8B">
      <w:pPr>
        <w:pStyle w:val="Teaser"/>
        <w:spacing w:before="0"/>
        <w:ind w:firstLine="720"/>
        <w:rPr>
          <w:color w:val="000000"/>
          <w:lang w:val="en-GB"/>
        </w:rPr>
      </w:pPr>
      <w:r w:rsidRPr="00042923">
        <w:rPr>
          <w:color w:val="000000"/>
          <w:vertAlign w:val="superscript"/>
          <w:lang w:val="en-GB"/>
        </w:rPr>
        <w:t>2</w:t>
      </w:r>
      <w:r w:rsidR="001E7E8B" w:rsidRPr="00042923">
        <w:rPr>
          <w:color w:val="000000"/>
          <w:lang w:val="en-GB"/>
        </w:rPr>
        <w:t>Gene Center, Ludwig-Maximilians University of Munich, Feodor-Lynen Str. 25, Munich, 81377, Germany</w:t>
      </w:r>
    </w:p>
    <w:p w14:paraId="69B4691D" w14:textId="38623449" w:rsidR="002311B1" w:rsidRPr="00042923" w:rsidRDefault="002311B1" w:rsidP="00AC2069">
      <w:pPr>
        <w:pStyle w:val="Teaser"/>
        <w:spacing w:before="0"/>
        <w:ind w:firstLine="720"/>
        <w:rPr>
          <w:color w:val="000000"/>
          <w:lang w:val="en-GB"/>
        </w:rPr>
      </w:pPr>
      <w:r w:rsidRPr="00042923">
        <w:rPr>
          <w:color w:val="000000"/>
          <w:vertAlign w:val="superscript"/>
          <w:lang w:val="en-GB"/>
        </w:rPr>
        <w:t>3</w:t>
      </w:r>
      <w:r w:rsidR="001E7E8B" w:rsidRPr="00042923">
        <w:rPr>
          <w:color w:val="000000"/>
          <w:lang w:val="en-GB"/>
        </w:rPr>
        <w:t>The Irving K. Barber School of Sciences, The University of British Columbia, Okanagan Campus, Kelowna, BC V1V 1V7, Canada</w:t>
      </w:r>
    </w:p>
    <w:p w14:paraId="6F25C0F3" w14:textId="77777777" w:rsidR="002311B1" w:rsidRPr="00042923" w:rsidRDefault="002311B1" w:rsidP="00AC2069">
      <w:pPr>
        <w:pStyle w:val="Teaser"/>
        <w:spacing w:before="0"/>
        <w:ind w:firstLine="720"/>
        <w:rPr>
          <w:color w:val="000000"/>
          <w:lang w:val="en-GB"/>
        </w:rPr>
      </w:pPr>
    </w:p>
    <w:p w14:paraId="4AB6A36C" w14:textId="76B04172" w:rsidR="002311B1" w:rsidRPr="00042923" w:rsidRDefault="002311B1" w:rsidP="00AC2069">
      <w:pPr>
        <w:pStyle w:val="Teaser"/>
        <w:spacing w:before="0"/>
        <w:ind w:firstLine="720"/>
        <w:rPr>
          <w:lang w:val="en-GB"/>
        </w:rPr>
      </w:pPr>
      <w:r w:rsidRPr="00042923">
        <w:rPr>
          <w:color w:val="000000"/>
          <w:lang w:val="en-GB"/>
        </w:rPr>
        <w:t>*Corresponding author: E-mail: m.ferraz@lmu.de</w:t>
      </w:r>
    </w:p>
    <w:p w14:paraId="51A7649F" w14:textId="77777777" w:rsidR="00A16C38" w:rsidRPr="00042923" w:rsidRDefault="00A16C38" w:rsidP="00AC2069">
      <w:pPr>
        <w:pStyle w:val="Teaser"/>
        <w:spacing w:before="0"/>
        <w:ind w:left="720"/>
        <w:rPr>
          <w:lang w:val="en-GB"/>
        </w:rPr>
      </w:pPr>
    </w:p>
    <w:p w14:paraId="407FA605" w14:textId="77777777" w:rsidR="00FF5437" w:rsidRPr="00042923" w:rsidRDefault="00FF5437" w:rsidP="002311B1">
      <w:pPr>
        <w:pStyle w:val="Paragraph"/>
        <w:spacing w:before="0"/>
        <w:ind w:firstLine="0"/>
        <w:rPr>
          <w:lang w:val="en-GB"/>
        </w:rPr>
      </w:pPr>
    </w:p>
    <w:p w14:paraId="790DECD4" w14:textId="77777777" w:rsidR="00A16C38" w:rsidRPr="00042923" w:rsidRDefault="00A16C38" w:rsidP="00AC2069">
      <w:pPr>
        <w:pStyle w:val="AbstractSummary"/>
        <w:shd w:val="clear" w:color="auto" w:fill="FFFFFF"/>
        <w:spacing w:before="0"/>
        <w:rPr>
          <w:b/>
          <w:lang w:val="en-GB"/>
        </w:rPr>
      </w:pPr>
    </w:p>
    <w:p w14:paraId="264374C8" w14:textId="77777777" w:rsidR="007E1FBC" w:rsidRPr="00042923" w:rsidRDefault="004A10BE" w:rsidP="00AC2069">
      <w:pPr>
        <w:pStyle w:val="AbstractSummary"/>
        <w:spacing w:before="0"/>
        <w:rPr>
          <w:lang w:val="en-GB"/>
        </w:rPr>
      </w:pPr>
      <w:r w:rsidRPr="00945816">
        <w:rPr>
          <w:b/>
          <w:highlight w:val="yellow"/>
          <w:lang w:val="en-GB"/>
        </w:rPr>
        <w:t>Abstract</w:t>
      </w:r>
    </w:p>
    <w:p w14:paraId="04E3E890" w14:textId="4A9A5CDC" w:rsidR="00A4424B" w:rsidRPr="00042923" w:rsidRDefault="004A10BE" w:rsidP="00AC2069">
      <w:pPr>
        <w:pStyle w:val="AbstractSummary"/>
        <w:spacing w:before="0"/>
        <w:ind w:left="720"/>
        <w:rPr>
          <w:lang w:val="en-GB"/>
        </w:rPr>
      </w:pPr>
      <w:r w:rsidRPr="00042923">
        <w:rPr>
          <w:lang w:val="en-GB"/>
        </w:rPr>
        <w:t>The abstract sho</w:t>
      </w:r>
      <w:r w:rsidR="007E1FBC" w:rsidRPr="00042923">
        <w:rPr>
          <w:lang w:val="en-GB"/>
        </w:rPr>
        <w:t xml:space="preserve">uld be </w:t>
      </w:r>
      <w:r w:rsidR="00A4424B" w:rsidRPr="00042923">
        <w:rPr>
          <w:lang w:val="en-GB"/>
        </w:rPr>
        <w:t>a single</w:t>
      </w:r>
      <w:r w:rsidR="007E1FBC" w:rsidRPr="00042923">
        <w:rPr>
          <w:lang w:val="en-GB"/>
        </w:rPr>
        <w:t xml:space="preserve"> paragraph </w:t>
      </w:r>
      <w:r w:rsidR="00F62B91" w:rsidRPr="00042923">
        <w:rPr>
          <w:lang w:val="en-GB"/>
        </w:rPr>
        <w:t>(</w:t>
      </w:r>
      <w:r w:rsidR="003B6753" w:rsidRPr="00042923">
        <w:rPr>
          <w:b/>
          <w:lang w:val="en-GB"/>
        </w:rPr>
        <w:t>no more than 1</w:t>
      </w:r>
      <w:r w:rsidR="00F62B91" w:rsidRPr="00042923">
        <w:rPr>
          <w:b/>
          <w:lang w:val="en-GB"/>
        </w:rPr>
        <w:t>50 words</w:t>
      </w:r>
      <w:r w:rsidR="00F62B91" w:rsidRPr="00042923">
        <w:rPr>
          <w:lang w:val="en-GB"/>
        </w:rPr>
        <w:t xml:space="preserve">) </w:t>
      </w:r>
      <w:r w:rsidR="00A16C38" w:rsidRPr="00042923">
        <w:rPr>
          <w:lang w:val="en-GB"/>
        </w:rPr>
        <w:t>written in plain language that a general reader can understand.</w:t>
      </w:r>
      <w:r w:rsidR="005B36C0" w:rsidRPr="00042923">
        <w:rPr>
          <w:lang w:val="en-GB"/>
        </w:rPr>
        <w:t xml:space="preserve"> </w:t>
      </w:r>
      <w:r w:rsidR="00E046B8" w:rsidRPr="00042923">
        <w:rPr>
          <w:lang w:val="en-GB"/>
        </w:rPr>
        <w:t>Do not include citations. The abstract</w:t>
      </w:r>
      <w:r w:rsidRPr="00042923">
        <w:rPr>
          <w:lang w:val="en-GB"/>
        </w:rPr>
        <w:t xml:space="preserve"> should </w:t>
      </w:r>
      <w:r w:rsidR="00E046B8" w:rsidRPr="00042923">
        <w:rPr>
          <w:lang w:val="en-GB"/>
        </w:rPr>
        <w:t>provide:</w:t>
      </w:r>
      <w:r w:rsidRPr="00042923">
        <w:rPr>
          <w:lang w:val="en-GB"/>
        </w:rPr>
        <w:t xml:space="preserve"> </w:t>
      </w:r>
    </w:p>
    <w:p w14:paraId="365D8FDD" w14:textId="4A00ED9C" w:rsidR="00A16C38" w:rsidRPr="00042923" w:rsidRDefault="004A10BE" w:rsidP="00AC2069">
      <w:pPr>
        <w:pStyle w:val="AbstractSummary"/>
        <w:numPr>
          <w:ilvl w:val="0"/>
          <w:numId w:val="13"/>
        </w:numPr>
        <w:spacing w:before="0"/>
        <w:rPr>
          <w:lang w:val="en-GB"/>
        </w:rPr>
      </w:pPr>
      <w:r w:rsidRPr="00042923">
        <w:rPr>
          <w:lang w:val="en-GB"/>
        </w:rPr>
        <w:t xml:space="preserve">An opening sentence that </w:t>
      </w:r>
      <w:r w:rsidR="00A4424B" w:rsidRPr="00042923">
        <w:rPr>
          <w:lang w:val="en-GB"/>
        </w:rPr>
        <w:t>states</w:t>
      </w:r>
      <w:r w:rsidR="00A16C38" w:rsidRPr="00042923">
        <w:rPr>
          <w:lang w:val="en-GB"/>
        </w:rPr>
        <w:t xml:space="preserve"> the question/</w:t>
      </w:r>
      <w:r w:rsidR="00A4424B" w:rsidRPr="00042923">
        <w:rPr>
          <w:lang w:val="en-GB"/>
        </w:rPr>
        <w:t>problem addressed by the research</w:t>
      </w:r>
    </w:p>
    <w:p w14:paraId="3E64E9ED" w14:textId="20A8644C" w:rsidR="00A16C38" w:rsidRPr="00042923" w:rsidRDefault="00A16C38" w:rsidP="00AC2069">
      <w:pPr>
        <w:pStyle w:val="AbstractSummary"/>
        <w:numPr>
          <w:ilvl w:val="0"/>
          <w:numId w:val="13"/>
        </w:numPr>
        <w:spacing w:before="0"/>
        <w:rPr>
          <w:lang w:val="en-GB"/>
        </w:rPr>
      </w:pPr>
      <w:r w:rsidRPr="00042923">
        <w:rPr>
          <w:lang w:val="en-GB"/>
        </w:rPr>
        <w:t xml:space="preserve">Enough </w:t>
      </w:r>
      <w:r w:rsidR="004A10BE" w:rsidRPr="00042923">
        <w:rPr>
          <w:lang w:val="en-GB"/>
        </w:rPr>
        <w:t xml:space="preserve">background content </w:t>
      </w:r>
      <w:r w:rsidRPr="00042923">
        <w:rPr>
          <w:lang w:val="en-GB"/>
        </w:rPr>
        <w:t>to give context to the study</w:t>
      </w:r>
      <w:r w:rsidR="004A10BE" w:rsidRPr="00042923">
        <w:rPr>
          <w:lang w:val="en-GB"/>
        </w:rPr>
        <w:t xml:space="preserve"> </w:t>
      </w:r>
    </w:p>
    <w:p w14:paraId="406EFE5E" w14:textId="771C7D4A" w:rsidR="00A16C38" w:rsidRPr="00042923" w:rsidRDefault="00A16C38" w:rsidP="00AC2069">
      <w:pPr>
        <w:pStyle w:val="AbstractSummary"/>
        <w:numPr>
          <w:ilvl w:val="0"/>
          <w:numId w:val="13"/>
        </w:numPr>
        <w:spacing w:before="0"/>
        <w:rPr>
          <w:lang w:val="en-GB"/>
        </w:rPr>
      </w:pPr>
      <w:r w:rsidRPr="00042923">
        <w:rPr>
          <w:lang w:val="en-GB"/>
        </w:rPr>
        <w:t xml:space="preserve">A brief statement of primary results </w:t>
      </w:r>
    </w:p>
    <w:p w14:paraId="7D212ABF" w14:textId="1AFF7D3E" w:rsidR="004A10BE" w:rsidRPr="00042923" w:rsidRDefault="00A16C38" w:rsidP="00AC2069">
      <w:pPr>
        <w:pStyle w:val="AbstractSummary"/>
        <w:numPr>
          <w:ilvl w:val="0"/>
          <w:numId w:val="13"/>
        </w:numPr>
        <w:spacing w:before="0"/>
        <w:rPr>
          <w:lang w:val="en-GB"/>
        </w:rPr>
      </w:pPr>
      <w:r w:rsidRPr="00042923">
        <w:rPr>
          <w:lang w:val="en-GB"/>
        </w:rPr>
        <w:t>A short</w:t>
      </w:r>
      <w:r w:rsidR="004A10BE" w:rsidRPr="00042923">
        <w:rPr>
          <w:lang w:val="en-GB"/>
        </w:rPr>
        <w:t xml:space="preserve"> concluding sentence</w:t>
      </w:r>
    </w:p>
    <w:p w14:paraId="7C71CFFA" w14:textId="3F6E3A82" w:rsidR="007E1FBC" w:rsidRPr="00042923" w:rsidRDefault="00FC2185" w:rsidP="00AC2069">
      <w:pPr>
        <w:pStyle w:val="Paragraph"/>
        <w:spacing w:before="0"/>
        <w:ind w:firstLine="0"/>
        <w:rPr>
          <w:b/>
          <w:lang w:val="en-GB"/>
        </w:rPr>
      </w:pPr>
      <w:r w:rsidRPr="00945816">
        <w:rPr>
          <w:b/>
          <w:highlight w:val="yellow"/>
          <w:lang w:val="en-GB"/>
        </w:rPr>
        <w:t>Teaser</w:t>
      </w:r>
    </w:p>
    <w:p w14:paraId="02C769B1" w14:textId="1C13A6FB" w:rsidR="00FC2185" w:rsidRPr="00042923" w:rsidRDefault="00A320EB" w:rsidP="00A320EB">
      <w:pPr>
        <w:pStyle w:val="Paragraph"/>
        <w:spacing w:before="0"/>
        <w:ind w:left="720" w:firstLine="0"/>
        <w:rPr>
          <w:lang w:val="en-GB"/>
        </w:rPr>
      </w:pPr>
      <w:r w:rsidRPr="00042923">
        <w:rPr>
          <w:lang w:val="en-GB"/>
        </w:rPr>
        <w:t>This one-sentence summary (125 characters with period) provides a snapshot of your research for non-specialist readers and should complement rather than repeat the title.</w:t>
      </w:r>
    </w:p>
    <w:p w14:paraId="38F9B07E" w14:textId="77777777" w:rsidR="00A320EB" w:rsidRPr="00042923" w:rsidRDefault="00A320EB" w:rsidP="000377D0">
      <w:pPr>
        <w:pStyle w:val="Paragraph"/>
        <w:spacing w:before="0"/>
        <w:ind w:left="720" w:firstLine="0"/>
        <w:rPr>
          <w:b/>
          <w:lang w:val="en-GB"/>
        </w:rPr>
      </w:pPr>
    </w:p>
    <w:p w14:paraId="3544ADEB" w14:textId="77777777" w:rsidR="004A10BE" w:rsidRPr="00042923" w:rsidRDefault="007E1FBC" w:rsidP="00AC2069">
      <w:pPr>
        <w:pStyle w:val="Paragraph"/>
        <w:spacing w:before="0"/>
        <w:ind w:firstLine="0"/>
        <w:rPr>
          <w:b/>
          <w:smallCaps/>
          <w:lang w:val="en-GB"/>
        </w:rPr>
      </w:pPr>
      <w:r w:rsidRPr="00042923">
        <w:rPr>
          <w:b/>
          <w:smallCaps/>
          <w:lang w:val="en-GB"/>
        </w:rPr>
        <w:t>MAIN TEXT</w:t>
      </w:r>
    </w:p>
    <w:p w14:paraId="26D0F334" w14:textId="77777777" w:rsidR="00A16C38" w:rsidRPr="00042923" w:rsidRDefault="00A16C38" w:rsidP="00AC2069">
      <w:pPr>
        <w:pStyle w:val="Paragraph"/>
        <w:spacing w:before="0"/>
        <w:ind w:firstLine="0"/>
        <w:rPr>
          <w:b/>
          <w:lang w:val="en-GB"/>
        </w:rPr>
      </w:pPr>
    </w:p>
    <w:p w14:paraId="390EDBC5" w14:textId="77777777" w:rsidR="00DF2EEA" w:rsidRPr="00042923" w:rsidRDefault="00DF2EEA" w:rsidP="00AC2069">
      <w:pPr>
        <w:pStyle w:val="Paragraph"/>
        <w:spacing w:before="0"/>
        <w:ind w:firstLine="0"/>
        <w:rPr>
          <w:b/>
          <w:lang w:val="en-GB"/>
        </w:rPr>
      </w:pPr>
      <w:r w:rsidRPr="00042923">
        <w:rPr>
          <w:b/>
          <w:lang w:val="en-GB"/>
        </w:rPr>
        <w:t>The manuscript should be a maximum of 15,000 words.</w:t>
      </w:r>
    </w:p>
    <w:p w14:paraId="0A11F228" w14:textId="77777777" w:rsidR="00DF2EEA" w:rsidRPr="00042923" w:rsidRDefault="00DF2EEA" w:rsidP="00AC2069">
      <w:pPr>
        <w:pStyle w:val="Paragraph"/>
        <w:spacing w:before="0"/>
        <w:ind w:firstLine="0"/>
        <w:rPr>
          <w:b/>
          <w:lang w:val="en-GB"/>
        </w:rPr>
      </w:pPr>
    </w:p>
    <w:p w14:paraId="6D8396FC" w14:textId="77777777" w:rsidR="004A10BE" w:rsidRPr="00042923" w:rsidRDefault="004A10BE" w:rsidP="00AC2069">
      <w:pPr>
        <w:pStyle w:val="Paragraph"/>
        <w:spacing w:before="0"/>
        <w:ind w:firstLine="0"/>
        <w:rPr>
          <w:b/>
          <w:lang w:val="en-GB"/>
        </w:rPr>
      </w:pPr>
      <w:commentRangeStart w:id="0"/>
      <w:r w:rsidRPr="00042923">
        <w:rPr>
          <w:b/>
          <w:lang w:val="en-GB"/>
        </w:rPr>
        <w:t>Introduction</w:t>
      </w:r>
      <w:commentRangeEnd w:id="0"/>
      <w:r w:rsidR="005D52A3">
        <w:rPr>
          <w:rStyle w:val="CommentReference"/>
        </w:rPr>
        <w:commentReference w:id="0"/>
      </w:r>
    </w:p>
    <w:p w14:paraId="4C46414A" w14:textId="33C07549" w:rsidR="009E2D54" w:rsidRPr="002622C2" w:rsidDel="0025361E" w:rsidRDefault="008B1BBB">
      <w:pPr>
        <w:pStyle w:val="Paragraph"/>
        <w:ind w:firstLine="0"/>
        <w:rPr>
          <w:moveFrom w:id="1" w:author="mnoonan" w:date="2022-08-25T13:39:00Z"/>
          <w:bCs/>
          <w:lang w:val="en-GB"/>
        </w:rPr>
      </w:pPr>
      <w:moveFromRangeStart w:id="2" w:author="mnoonan" w:date="2022-08-25T13:39:00Z" w:name="move112327199"/>
      <w:moveFrom w:id="3" w:author="mnoonan" w:date="2022-08-25T13:39:00Z">
        <w:r w:rsidRPr="002622C2" w:rsidDel="0025361E">
          <w:rPr>
            <w:bCs/>
            <w:lang w:val="en-GB"/>
          </w:rPr>
          <w:t>Infertility</w:t>
        </w:r>
        <w:r w:rsidR="009E2D54" w:rsidRPr="002622C2" w:rsidDel="0025361E">
          <w:rPr>
            <w:bCs/>
            <w:lang w:val="en-GB"/>
          </w:rPr>
          <w:t xml:space="preserve"> is</w:t>
        </w:r>
        <w:r w:rsidR="00C403EC" w:rsidRPr="002622C2" w:rsidDel="0025361E">
          <w:rPr>
            <w:bCs/>
            <w:lang w:val="en-GB"/>
          </w:rPr>
          <w:t xml:space="preserve"> estimat</w:t>
        </w:r>
        <w:r w:rsidR="009E2D54" w:rsidRPr="002622C2" w:rsidDel="0025361E">
          <w:rPr>
            <w:bCs/>
            <w:lang w:val="en-GB"/>
          </w:rPr>
          <w:t>ed to</w:t>
        </w:r>
        <w:r w:rsidR="00C403EC" w:rsidRPr="002622C2" w:rsidDel="0025361E">
          <w:rPr>
            <w:bCs/>
            <w:lang w:val="en-GB"/>
          </w:rPr>
          <w:t xml:space="preserve"> affect approximately 48 million couples and 186 million individuals in reproductive age worldwide</w:t>
        </w:r>
        <w:r w:rsidR="008A6137" w:rsidRPr="002622C2" w:rsidDel="0025361E">
          <w:rPr>
            <w:bCs/>
            <w:lang w:val="en-GB"/>
          </w:rPr>
          <w:t xml:space="preserve"> </w:t>
        </w:r>
        <w:r w:rsidR="008A6137" w:rsidRPr="002622C2" w:rsidDel="0025361E">
          <w:rPr>
            <w:bCs/>
            <w:lang w:val="en-GB"/>
          </w:rPr>
          <w:fldChar w:fldCharType="begin" w:fldLock="1"/>
        </w:r>
        <w:r w:rsidR="003A51C2" w:rsidRPr="002622C2" w:rsidDel="0025361E">
          <w:rPr>
            <w:bCs/>
            <w:lang w:val="en-GB"/>
          </w:rPr>
          <w:instrText>ADDIN CSL_CITATION {"citationItems":[{"id":"ITEM-1","itemData":{"URL":"https://www.who.int/reproductivehealth/topics/infertility/perspective/en/","accessed":{"date-parts":[["2020","2","2"]]},"author":[{"dropping-particle":"","family":"WHO","given":"","non-dropping-particle":"","parse-names":false,"suffix":""}],"container-title":"World Health Organization","id":"ITEM-1","issued":{"date-parts":[["0"]]},"title":"Infertility is a global public health issue","type":"webpage"},"uris":["http://www.mendeley.com/documents/?uuid=64eabfbd-8a21-4a9d-8082-f0ed7e430596"]}],"mendeley":{"formattedCitation":"(&lt;i&gt;1&lt;/i&gt;)","plainTextFormattedCitation":"(1)","previouslyFormattedCitation":"(&lt;i&gt;1&lt;/i&gt;)"},"properties":{"noteIndex":0},"schema":"https://github.com/citation-style-language/schema/raw/master/csl-citation.json"}</w:instrText>
        </w:r>
        <w:r w:rsidR="008A6137" w:rsidRPr="002622C2" w:rsidDel="0025361E">
          <w:rPr>
            <w:bCs/>
            <w:lang w:val="en-GB"/>
          </w:rPr>
          <w:fldChar w:fldCharType="separate"/>
        </w:r>
        <w:r w:rsidR="00C87457" w:rsidRPr="002622C2" w:rsidDel="0025361E">
          <w:rPr>
            <w:bCs/>
            <w:noProof/>
            <w:lang w:val="en-GB"/>
          </w:rPr>
          <w:t>(</w:t>
        </w:r>
        <w:r w:rsidR="00C87457" w:rsidRPr="002622C2" w:rsidDel="0025361E">
          <w:rPr>
            <w:bCs/>
            <w:i/>
            <w:noProof/>
            <w:lang w:val="en-GB"/>
          </w:rPr>
          <w:t>1</w:t>
        </w:r>
        <w:r w:rsidR="00C87457" w:rsidRPr="002622C2" w:rsidDel="0025361E">
          <w:rPr>
            <w:bCs/>
            <w:noProof/>
            <w:lang w:val="en-GB"/>
          </w:rPr>
          <w:t>)</w:t>
        </w:r>
        <w:r w:rsidR="008A6137" w:rsidRPr="002622C2" w:rsidDel="0025361E">
          <w:rPr>
            <w:bCs/>
            <w:lang w:val="en-GB"/>
          </w:rPr>
          <w:fldChar w:fldCharType="end"/>
        </w:r>
        <w:r w:rsidR="00C403EC" w:rsidRPr="002622C2" w:rsidDel="0025361E">
          <w:rPr>
            <w:bCs/>
            <w:lang w:val="en-GB"/>
          </w:rPr>
          <w:t>, with 1 in every 7 couples experiencing difficulties in conception</w:t>
        </w:r>
        <w:r w:rsidR="003A51C2" w:rsidRPr="002622C2" w:rsidDel="0025361E">
          <w:rPr>
            <w:bCs/>
            <w:lang w:val="en-GB"/>
          </w:rPr>
          <w:t xml:space="preserve"> </w:t>
        </w:r>
        <w:r w:rsidR="008A6137" w:rsidRPr="002622C2" w:rsidDel="0025361E">
          <w:rPr>
            <w:bCs/>
            <w:lang w:val="en-GB"/>
          </w:rPr>
          <w:fldChar w:fldCharType="begin" w:fldLock="1"/>
        </w:r>
        <w:r w:rsidR="003A51C2" w:rsidRPr="002622C2" w:rsidDel="0025361E">
          <w:rPr>
            <w:bCs/>
            <w:lang w:val="en-GB"/>
          </w:rPr>
          <w:instrText>ADDIN CSL_CITATION {"citationItems":[{"id":"ITEM-1","itemData":{"container-title":"https://www.nhs.uk/conditions/infertility/","id":"ITEM-1","issued":{"date-parts":[["2020","2","18"]]},"title":"Infertility","type":"webpage"},"uris":["http://www.mendeley.com/documents/?uuid=dbf531d6-db18-36d0-b2e8-cb8095be1089"]}],"mendeley":{"formattedCitation":"(&lt;i&gt;2&lt;/i&gt;)","plainTextFormattedCitation":"(2)","previouslyFormattedCitation":"(&lt;i&gt;2&lt;/i&gt;)"},"properties":{"noteIndex":0},"schema":"https://github.com/citation-style-language/schema/raw/master/csl-citation.json"}</w:instrText>
        </w:r>
        <w:r w:rsidR="008A6137" w:rsidRPr="002622C2" w:rsidDel="0025361E">
          <w:rPr>
            <w:bCs/>
            <w:lang w:val="en-GB"/>
          </w:rPr>
          <w:fldChar w:fldCharType="separate"/>
        </w:r>
        <w:r w:rsidR="00C87457" w:rsidRPr="002622C2" w:rsidDel="0025361E">
          <w:rPr>
            <w:bCs/>
            <w:noProof/>
            <w:lang w:val="en-GB"/>
          </w:rPr>
          <w:t>(</w:t>
        </w:r>
        <w:r w:rsidR="00C87457" w:rsidRPr="002622C2" w:rsidDel="0025361E">
          <w:rPr>
            <w:bCs/>
            <w:i/>
            <w:noProof/>
            <w:lang w:val="en-GB"/>
          </w:rPr>
          <w:t>2</w:t>
        </w:r>
        <w:r w:rsidR="00C87457" w:rsidRPr="002622C2" w:rsidDel="0025361E">
          <w:rPr>
            <w:bCs/>
            <w:noProof/>
            <w:lang w:val="en-GB"/>
          </w:rPr>
          <w:t>)</w:t>
        </w:r>
        <w:r w:rsidR="008A6137" w:rsidRPr="002622C2" w:rsidDel="0025361E">
          <w:rPr>
            <w:bCs/>
            <w:lang w:val="en-GB"/>
          </w:rPr>
          <w:fldChar w:fldCharType="end"/>
        </w:r>
        <w:r w:rsidR="00C403EC" w:rsidRPr="002622C2" w:rsidDel="0025361E">
          <w:rPr>
            <w:bCs/>
            <w:lang w:val="en-GB"/>
          </w:rPr>
          <w:t>. Regardless of the augmented development of assisted reproductive techniques (ARTs) in the past decade</w:t>
        </w:r>
        <w:r w:rsidR="00CF3D3B" w:rsidRPr="002622C2" w:rsidDel="0025361E">
          <w:rPr>
            <w:bCs/>
            <w:lang w:val="en-GB"/>
          </w:rPr>
          <w:t>s</w:t>
        </w:r>
        <w:r w:rsidRPr="002622C2" w:rsidDel="0025361E">
          <w:rPr>
            <w:bCs/>
            <w:lang w:val="en-GB"/>
          </w:rPr>
          <w:t>,</w:t>
        </w:r>
        <w:r w:rsidR="00C403EC" w:rsidRPr="002622C2" w:rsidDel="0025361E">
          <w:rPr>
            <w:bCs/>
            <w:lang w:val="en-GB"/>
          </w:rPr>
          <w:t xml:space="preserve"> the </w:t>
        </w:r>
        <w:r w:rsidRPr="002622C2" w:rsidDel="0025361E">
          <w:rPr>
            <w:bCs/>
            <w:lang w:val="en-GB"/>
          </w:rPr>
          <w:t>incidence</w:t>
        </w:r>
        <w:r w:rsidR="00C403EC" w:rsidRPr="002622C2" w:rsidDel="0025361E">
          <w:rPr>
            <w:bCs/>
            <w:lang w:val="en-GB"/>
          </w:rPr>
          <w:t xml:space="preserve"> of female infertility increased 14.9% accompanied by an increase of 8.2% for male infertility</w:t>
        </w:r>
        <w:r w:rsidR="003A51C2" w:rsidRPr="002622C2" w:rsidDel="0025361E">
          <w:rPr>
            <w:bCs/>
            <w:lang w:val="en-GB"/>
          </w:rPr>
          <w:t xml:space="preserve"> </w:t>
        </w:r>
        <w:r w:rsidR="008A6137" w:rsidRPr="002622C2" w:rsidDel="0025361E">
          <w:rPr>
            <w:bCs/>
            <w:lang w:val="en-GB"/>
          </w:rPr>
          <w:fldChar w:fldCharType="begin" w:fldLock="1"/>
        </w:r>
        <w:r w:rsidR="003A51C2" w:rsidRPr="002622C2" w:rsidDel="0025361E">
          <w:rPr>
            <w:bCs/>
            <w:lang w:val="en-GB"/>
          </w:rPr>
          <w:instrText>ADDIN CSL_CITATION {"citationItems":[{"id":"ITEM-1","itemData":{"DOI":"10.18632/aging.102497","ISSN":"1945-4589","author":[{"dropping-particle":"","family":"Sun","given":"Hui","non-dropping-particle":"","parse-names":false,"suffix":""},{"dropping-particle":"","family":"Gong","given":"Ting-Ting","non-dropping-particle":"","parse-names":false,"suffix":""},{"dropping-particle":"","family":"Jiang","given":"Yu-Ting","non-dropping-particle":"","parse-names":false,"suffix":""},{"dropping-particle":"","family":"Zhang","given":"Shuang","non-dropping-particle":"","parse-names":false,"suffix":""},{"dropping-particle":"","family":"Zhao","given":"Yu-Hong","non-dropping-particle":"","parse-names":false,"suffix":""},{"dropping-particle":"","family":"Wu","given":"Qi-Jun","non-dropping-particle":"","parse-names":false,"suffix":""}],"container-title":"Aging","id":"ITEM-1","issue":"23","issued":{"date-parts":[["2019","12","2"]]},"page":"10952-10991","title":"Global, regional, and national prevalence and disability-adjusted life-years for infertility in 195 countries and territories, 1990–2017: results from a global burden of disease study, 2017","type":"article-journal","volume":"11"},"uris":["http://www.mendeley.com/documents/?uuid=a95416d6-4339-396a-b802-961bac9ce556"]}],"mendeley":{"formattedCitation":"(&lt;i&gt;3&lt;/i&gt;)","plainTextFormattedCitation":"(3)","previouslyFormattedCitation":"(&lt;i&gt;3&lt;/i&gt;)"},"properties":{"noteIndex":0},"schema":"https://github.com/citation-style-language/schema/raw/master/csl-citation.json"}</w:instrText>
        </w:r>
        <w:r w:rsidR="008A6137" w:rsidRPr="002622C2" w:rsidDel="0025361E">
          <w:rPr>
            <w:bCs/>
            <w:lang w:val="en-GB"/>
          </w:rPr>
          <w:fldChar w:fldCharType="separate"/>
        </w:r>
        <w:r w:rsidR="00C87457" w:rsidRPr="002622C2" w:rsidDel="0025361E">
          <w:rPr>
            <w:bCs/>
            <w:noProof/>
            <w:lang w:val="en-GB"/>
          </w:rPr>
          <w:t>(</w:t>
        </w:r>
        <w:r w:rsidR="00C87457" w:rsidRPr="002622C2" w:rsidDel="0025361E">
          <w:rPr>
            <w:bCs/>
            <w:i/>
            <w:noProof/>
            <w:lang w:val="en-GB"/>
          </w:rPr>
          <w:t>3</w:t>
        </w:r>
        <w:r w:rsidR="00C87457" w:rsidRPr="002622C2" w:rsidDel="0025361E">
          <w:rPr>
            <w:bCs/>
            <w:noProof/>
            <w:lang w:val="en-GB"/>
          </w:rPr>
          <w:t>)</w:t>
        </w:r>
        <w:r w:rsidR="008A6137" w:rsidRPr="002622C2" w:rsidDel="0025361E">
          <w:rPr>
            <w:bCs/>
            <w:lang w:val="en-GB"/>
          </w:rPr>
          <w:fldChar w:fldCharType="end"/>
        </w:r>
        <w:r w:rsidR="00C403EC" w:rsidRPr="002622C2" w:rsidDel="0025361E">
          <w:rPr>
            <w:bCs/>
            <w:lang w:val="en-GB"/>
          </w:rPr>
          <w:t>. Studies have shown that the presence of mental disturbances, such as anxiety and depression, are prevalent in women diagnosed with infertility</w:t>
        </w:r>
        <w:r w:rsidR="003A51C2" w:rsidRPr="002622C2" w:rsidDel="0025361E">
          <w:rPr>
            <w:bCs/>
            <w:lang w:val="en-GB"/>
          </w:rPr>
          <w:t xml:space="preserve"> </w:t>
        </w:r>
        <w:r w:rsidR="008A6137" w:rsidRPr="002622C2" w:rsidDel="0025361E">
          <w:rPr>
            <w:bCs/>
            <w:lang w:val="en-GB"/>
          </w:rPr>
          <w:fldChar w:fldCharType="begin" w:fldLock="1"/>
        </w:r>
        <w:r w:rsidR="003A51C2" w:rsidRPr="002622C2" w:rsidDel="0025361E">
          <w:rPr>
            <w:bCs/>
            <w:lang w:val="en-GB"/>
          </w:rPr>
          <w:instrText>ADDIN CSL_CITATION {"citationItems":[{"id":"ITEM-1","itemData":{"DOI":"10.31887/DCNS.2018.20.1/klrooney","ISSN":"1958-5969","author":[{"dropping-particle":"","family":"Rooney","given":"Kristin L.","non-dropping-particle":"","parse-names":false,"suffix":""},{"dropping-particle":"","family":"Domar","given":"Alice D.","non-dropping-particle":"","parse-names":false,"suffix":""}],"container-title":"Dialogues in Clinical Neuroscience","id":"ITEM-1","issue":"1","issued":{"date-parts":[["2018","3","31"]]},"page":"41-47","title":"The relationship between stress and infertility","type":"article-journal","volume":"20"},"uris":["http://www.mendeley.com/documents/?uuid=5074c083-00ae-3379-8910-5b097941eb08"]}],"mendeley":{"formattedCitation":"(&lt;i&gt;4&lt;/i&gt;)","plainTextFormattedCitation":"(4)","previouslyFormattedCitation":"(&lt;i&gt;4&lt;/i&gt;)"},"properties":{"noteIndex":0},"schema":"https://github.com/citation-style-language/schema/raw/master/csl-citation.json"}</w:instrText>
        </w:r>
        <w:r w:rsidR="008A6137" w:rsidRPr="002622C2" w:rsidDel="0025361E">
          <w:rPr>
            <w:bCs/>
            <w:lang w:val="en-GB"/>
          </w:rPr>
          <w:fldChar w:fldCharType="separate"/>
        </w:r>
        <w:r w:rsidR="00C87457" w:rsidRPr="002622C2" w:rsidDel="0025361E">
          <w:rPr>
            <w:bCs/>
            <w:noProof/>
            <w:lang w:val="en-GB"/>
          </w:rPr>
          <w:t>(</w:t>
        </w:r>
        <w:r w:rsidR="00C87457" w:rsidRPr="002622C2" w:rsidDel="0025361E">
          <w:rPr>
            <w:bCs/>
            <w:i/>
            <w:noProof/>
            <w:lang w:val="en-GB"/>
          </w:rPr>
          <w:t>4</w:t>
        </w:r>
        <w:r w:rsidR="00C87457" w:rsidRPr="002622C2" w:rsidDel="0025361E">
          <w:rPr>
            <w:bCs/>
            <w:noProof/>
            <w:lang w:val="en-GB"/>
          </w:rPr>
          <w:t>)</w:t>
        </w:r>
        <w:r w:rsidR="008A6137" w:rsidRPr="002622C2" w:rsidDel="0025361E">
          <w:rPr>
            <w:bCs/>
            <w:lang w:val="en-GB"/>
          </w:rPr>
          <w:fldChar w:fldCharType="end"/>
        </w:r>
        <w:r w:rsidR="00C403EC" w:rsidRPr="002622C2" w:rsidDel="0025361E">
          <w:rPr>
            <w:bCs/>
            <w:lang w:val="en-GB"/>
          </w:rPr>
          <w:t>, with psychological symptoms equivalent to patients diagnosed with cancer</w:t>
        </w:r>
        <w:r w:rsidR="003A51C2" w:rsidRPr="002622C2" w:rsidDel="0025361E">
          <w:rPr>
            <w:bCs/>
            <w:lang w:val="en-GB"/>
          </w:rPr>
          <w:t xml:space="preserve"> </w:t>
        </w:r>
        <w:r w:rsidR="008A6137" w:rsidRPr="002622C2" w:rsidDel="0025361E">
          <w:rPr>
            <w:bCs/>
            <w:lang w:val="en-GB"/>
          </w:rPr>
          <w:fldChar w:fldCharType="begin" w:fldLock="1"/>
        </w:r>
        <w:r w:rsidR="003A51C2" w:rsidRPr="002622C2" w:rsidDel="0025361E">
          <w:rPr>
            <w:bCs/>
            <w:lang w:val="en-GB"/>
          </w:rPr>
          <w:instrText>ADDIN CSL_CITATION {"citationItems":[{"id":"ITEM-1","itemData":{"ISSN":"0167-482X","PMID":"8142988","abstract":"To compare the psychological symptoms of infertile women with patients with other chronic medical conditions, subjects completed the Symptom Checklist-90 (Revised) (SCL-90R), a standardized, validated and widely used psychological questionnaire, prior to enrolling in a group behavioral treatment program. All subjects were female and the totals in each program were as follows: 149 with infertility, 136 with chronic pain, 22 undergoing cardiac rehabilitation, 93 with cancer, 77 with hypertension, and 11 with human immunodeficiency virus (HIV)-positive status. The infertile women had global symptom scores equivalent to the cancer, cardiac rehabilitation and hypertension patients, but lower scores than the chronic pain and HIV-positive patients (p &lt; 0.0001 and p &lt; 0.02 respectively). The anxiety and depression scores of the infertile women were significantly lower than chronic pain patients but not statistically different from the other groups. The results suggest that the psychological symptoms associated with infertility are similar to those associated with other serious medical conditions. Therefore, standard psychosocial interventions for serious medical illness should also be applied in infertility treatment.","author":[{"dropping-particle":"","family":"Domar","given":"A D","non-dropping-particle":"","parse-names":false,"suffix":""},{"dropping-particle":"","family":"Zuttermeister","given":"P C","non-dropping-particle":"","parse-names":false,"suffix":""},{"dropping-particle":"","family":"Friedman","given":"R","non-dropping-particle":"","parse-names":false,"suffix":""}],"container-title":"Journal of psychosomatic obstetrics and gynaecology","id":"ITEM-1","issued":{"date-parts":[["1993"]]},"page":"45-52","title":"The psychological impact of infertility: a comparison with patients with other medical conditions.","type":"article-journal","volume":"14 Suppl"},"uris":["http://www.mendeley.com/documents/?uuid=49e50bbd-3071-31cb-84ab-a504bd96fa8f"]}],"mendeley":{"formattedCitation":"(&lt;i&gt;5&lt;/i&gt;)","plainTextFormattedCitation":"(5)","previouslyFormattedCitation":"(&lt;i&gt;5&lt;/i&gt;)"},"properties":{"noteIndex":0},"schema":"https://github.com/citation-style-language/schema/raw/master/csl-citation.json"}</w:instrText>
        </w:r>
        <w:r w:rsidR="008A6137" w:rsidRPr="002622C2" w:rsidDel="0025361E">
          <w:rPr>
            <w:bCs/>
            <w:lang w:val="en-GB"/>
          </w:rPr>
          <w:fldChar w:fldCharType="separate"/>
        </w:r>
        <w:r w:rsidR="00C87457" w:rsidRPr="002622C2" w:rsidDel="0025361E">
          <w:rPr>
            <w:bCs/>
            <w:noProof/>
            <w:lang w:val="en-GB"/>
          </w:rPr>
          <w:t>(</w:t>
        </w:r>
        <w:r w:rsidR="00C87457" w:rsidRPr="002622C2" w:rsidDel="0025361E">
          <w:rPr>
            <w:bCs/>
            <w:i/>
            <w:noProof/>
            <w:lang w:val="en-GB"/>
          </w:rPr>
          <w:t>5</w:t>
        </w:r>
        <w:r w:rsidR="00C87457" w:rsidRPr="002622C2" w:rsidDel="0025361E">
          <w:rPr>
            <w:bCs/>
            <w:noProof/>
            <w:lang w:val="en-GB"/>
          </w:rPr>
          <w:t>)</w:t>
        </w:r>
        <w:r w:rsidR="008A6137" w:rsidRPr="002622C2" w:rsidDel="0025361E">
          <w:rPr>
            <w:bCs/>
            <w:lang w:val="en-GB"/>
          </w:rPr>
          <w:fldChar w:fldCharType="end"/>
        </w:r>
        <w:r w:rsidR="00C403EC" w:rsidRPr="002622C2" w:rsidDel="0025361E">
          <w:rPr>
            <w:bCs/>
            <w:lang w:val="en-GB"/>
          </w:rPr>
          <w:t>. Men diagnosed with infertility can also suffer from sexual dysfunction</w:t>
        </w:r>
        <w:r w:rsidR="003A51C2" w:rsidRPr="002622C2" w:rsidDel="0025361E">
          <w:rPr>
            <w:bCs/>
            <w:lang w:val="en-GB"/>
          </w:rPr>
          <w:t xml:space="preserve"> </w:t>
        </w:r>
        <w:r w:rsidR="004602D0" w:rsidRPr="002622C2" w:rsidDel="0025361E">
          <w:rPr>
            <w:bCs/>
            <w:lang w:val="en-GB"/>
          </w:rPr>
          <w:fldChar w:fldCharType="begin" w:fldLock="1"/>
        </w:r>
        <w:r w:rsidR="003A51C2" w:rsidRPr="002622C2" w:rsidDel="0025361E">
          <w:rPr>
            <w:bCs/>
            <w:lang w:val="en-GB"/>
          </w:rPr>
          <w:instrText>ADDIN CSL_CITATION {"citationItems":[{"id":"ITEM-1","itemData":{"DOI":"10.1111/andr.12160","ISSN":"20472919","author":[{"dropping-particle":"","family":"Bechoua","given":"S.","non-dropping-particle":"","parse-names":false,"suffix":""},{"dropping-particle":"","family":"Hamamah","given":"S.","non-dropping-particle":"","parse-names":false,"suffix":""},{"dropping-particle":"","family":"Scalici","given":"E.","non-dropping-particle":"","parse-names":false,"suffix":""}],"container-title":"Andrology","id":"ITEM-1","issue":"3","issued":{"date-parts":[["2016","5"]]},"page":"395-403","title":"Male infertility: an obstacle to sexuality?","type":"article-journal","volume":"4"},"uris":["http://www.mendeley.com/documents/?uuid=33c16cd4-4b0d-34e0-8bc7-037bfe012760"]}],"mendeley":{"formattedCitation":"(&lt;i&gt;6&lt;/i&gt;)","plainTextFormattedCitation":"(6)","previouslyFormattedCitation":"(&lt;i&gt;6&lt;/i&gt;)"},"properties":{"noteIndex":0},"schema":"https://github.com/citation-style-language/schema/raw/master/csl-citation.json"}</w:instrText>
        </w:r>
        <w:r w:rsidR="004602D0" w:rsidRPr="002622C2" w:rsidDel="0025361E">
          <w:rPr>
            <w:bCs/>
            <w:lang w:val="en-GB"/>
          </w:rPr>
          <w:fldChar w:fldCharType="separate"/>
        </w:r>
        <w:r w:rsidR="00C87457" w:rsidRPr="002622C2" w:rsidDel="0025361E">
          <w:rPr>
            <w:bCs/>
            <w:noProof/>
            <w:lang w:val="en-GB"/>
          </w:rPr>
          <w:t>(</w:t>
        </w:r>
        <w:r w:rsidR="00C87457" w:rsidRPr="002622C2" w:rsidDel="0025361E">
          <w:rPr>
            <w:bCs/>
            <w:i/>
            <w:noProof/>
            <w:lang w:val="en-GB"/>
          </w:rPr>
          <w:t>6</w:t>
        </w:r>
        <w:r w:rsidR="00C87457" w:rsidRPr="002622C2" w:rsidDel="0025361E">
          <w:rPr>
            <w:bCs/>
            <w:noProof/>
            <w:lang w:val="en-GB"/>
          </w:rPr>
          <w:t>)</w:t>
        </w:r>
        <w:r w:rsidR="004602D0" w:rsidRPr="002622C2" w:rsidDel="0025361E">
          <w:rPr>
            <w:bCs/>
            <w:lang w:val="en-GB"/>
          </w:rPr>
          <w:fldChar w:fldCharType="end"/>
        </w:r>
        <w:r w:rsidR="009E2D54" w:rsidRPr="002622C2" w:rsidDel="0025361E">
          <w:rPr>
            <w:bCs/>
            <w:lang w:val="en-GB"/>
          </w:rPr>
          <w:t>, which</w:t>
        </w:r>
        <w:r w:rsidR="00C403EC" w:rsidRPr="002622C2" w:rsidDel="0025361E">
          <w:rPr>
            <w:bCs/>
            <w:lang w:val="en-GB"/>
          </w:rPr>
          <w:t xml:space="preserve"> can affect couples’ sexuality, </w:t>
        </w:r>
        <w:r w:rsidR="009E2D54" w:rsidRPr="002622C2" w:rsidDel="0025361E">
          <w:rPr>
            <w:bCs/>
            <w:lang w:val="en-GB"/>
          </w:rPr>
          <w:t>having</w:t>
        </w:r>
        <w:r w:rsidR="00C403EC" w:rsidRPr="002622C2" w:rsidDel="0025361E">
          <w:rPr>
            <w:bCs/>
            <w:lang w:val="en-GB"/>
          </w:rPr>
          <w:t xml:space="preserve"> consequences for both men and women</w:t>
        </w:r>
        <w:r w:rsidR="003A51C2" w:rsidRPr="002622C2" w:rsidDel="0025361E">
          <w:rPr>
            <w:bCs/>
            <w:lang w:val="en-GB"/>
          </w:rPr>
          <w:t xml:space="preserve"> </w:t>
        </w:r>
        <w:r w:rsidR="004602D0" w:rsidRPr="002622C2" w:rsidDel="0025361E">
          <w:rPr>
            <w:bCs/>
            <w:lang w:val="en-GB"/>
          </w:rPr>
          <w:fldChar w:fldCharType="begin" w:fldLock="1"/>
        </w:r>
        <w:r w:rsidR="003A51C2" w:rsidRPr="002622C2" w:rsidDel="0025361E">
          <w:rPr>
            <w:bCs/>
            <w:lang w:val="en-GB"/>
          </w:rPr>
          <w:instrText>ADDIN CSL_CITATION {"citationItems":[{"id":"ITEM-1","itemData":{"DOI":"10.20471/acc.2019.58.03.15","ISSN":"03539466","author":[{"dropping-particle":"","family":"Starc","given":"Andrej","non-dropping-particle":"","parse-names":false,"suffix":""}],"container-title":"Acta Clinica Croatica","id":"ITEM-1","issued":{"date-parts":[["2019"]]},"title":"Infertility and Sexual Dysfunctions: A Systematic Literature Review","type":"article-journal"},"uris":["http://www.mendeley.com/documents/?uuid=70c55a56-3a9a-3a4d-a1f7-4231e9b9dc78"]}],"mendeley":{"formattedCitation":"(&lt;i&gt;7&lt;/i&gt;)","plainTextFormattedCitation":"(7)","previouslyFormattedCitation":"(&lt;i&gt;7&lt;/i&gt;)"},"properties":{"noteIndex":0},"schema":"https://github.com/citation-style-language/schema/raw/master/csl-citation.json"}</w:instrText>
        </w:r>
        <w:r w:rsidR="004602D0" w:rsidRPr="002622C2" w:rsidDel="0025361E">
          <w:rPr>
            <w:bCs/>
            <w:lang w:val="en-GB"/>
          </w:rPr>
          <w:fldChar w:fldCharType="separate"/>
        </w:r>
        <w:r w:rsidR="00C87457" w:rsidRPr="002622C2" w:rsidDel="0025361E">
          <w:rPr>
            <w:bCs/>
            <w:noProof/>
            <w:lang w:val="en-GB"/>
          </w:rPr>
          <w:t>(</w:t>
        </w:r>
        <w:r w:rsidR="00C87457" w:rsidRPr="002622C2" w:rsidDel="0025361E">
          <w:rPr>
            <w:bCs/>
            <w:i/>
            <w:noProof/>
            <w:lang w:val="en-GB"/>
          </w:rPr>
          <w:t>7</w:t>
        </w:r>
        <w:r w:rsidR="00C87457" w:rsidRPr="002622C2" w:rsidDel="0025361E">
          <w:rPr>
            <w:bCs/>
            <w:noProof/>
            <w:lang w:val="en-GB"/>
          </w:rPr>
          <w:t>)</w:t>
        </w:r>
        <w:r w:rsidR="004602D0" w:rsidRPr="002622C2" w:rsidDel="0025361E">
          <w:rPr>
            <w:bCs/>
            <w:lang w:val="en-GB"/>
          </w:rPr>
          <w:fldChar w:fldCharType="end"/>
        </w:r>
        <w:r w:rsidR="00C403EC" w:rsidRPr="002622C2" w:rsidDel="0025361E">
          <w:rPr>
            <w:bCs/>
            <w:lang w:val="en-GB"/>
          </w:rPr>
          <w:t xml:space="preserve">. </w:t>
        </w:r>
        <w:r w:rsidR="00945816" w:rsidRPr="002622C2" w:rsidDel="0025361E">
          <w:rPr>
            <w:bCs/>
            <w:lang w:val="en-GB"/>
          </w:rPr>
          <w:t xml:space="preserve">Therefore, the World Health Organization (WHO) has recognized the importance of infertility in people’s life quality and well-being </w:t>
        </w:r>
        <w:r w:rsidR="00945816" w:rsidRPr="002622C2" w:rsidDel="0025361E">
          <w:rPr>
            <w:bCs/>
            <w:lang w:val="en-GB"/>
          </w:rPr>
          <w:fldChar w:fldCharType="begin" w:fldLock="1"/>
        </w:r>
        <w:r w:rsidR="00945816" w:rsidRPr="002622C2" w:rsidDel="0025361E">
          <w:rPr>
            <w:bCs/>
            <w:lang w:val="en-GB"/>
          </w:rPr>
          <w:instrText>ADDIN CSL_CITATION {"citationItems":[{"id":"ITEM-1","itemData":{"URL":"https://www.who.int/reproductivehealth/topics/infertility/perspective/en/","accessed":{"date-parts":[["2020","2","2"]]},"author":[{"dropping-particle":"","family":"WHO","given":"","non-dropping-particle":"","parse-names":false,"suffix":""}],"container-title":"World Health Organization","id":"ITEM-1","issued":{"date-parts":[["0"]]},"title":"Infertility is a global public health issue","type":"webpage"},"uris":["http://www.mendeley.com/documents/?uuid=64eabfbd-8a21-4a9d-8082-f0ed7e430596"]}],"mendeley":{"formattedCitation":"(&lt;i&gt;1&lt;/i&gt;)","plainTextFormattedCitation":"(1)","previouslyFormattedCitation":"(&lt;i&gt;1&lt;/i&gt;)"},"properties":{"noteIndex":0},"schema":"https://github.com/citation-style-language/schema/raw/master/csl-citation.json"}</w:instrText>
        </w:r>
        <w:r w:rsidR="00945816" w:rsidRPr="002622C2" w:rsidDel="0025361E">
          <w:rPr>
            <w:bCs/>
            <w:lang w:val="en-GB"/>
          </w:rPr>
          <w:fldChar w:fldCharType="separate"/>
        </w:r>
        <w:r w:rsidR="00945816" w:rsidRPr="002622C2" w:rsidDel="0025361E">
          <w:rPr>
            <w:bCs/>
            <w:noProof/>
            <w:lang w:val="en-GB"/>
          </w:rPr>
          <w:t>(</w:t>
        </w:r>
        <w:r w:rsidR="00945816" w:rsidRPr="002622C2" w:rsidDel="0025361E">
          <w:rPr>
            <w:bCs/>
            <w:i/>
            <w:noProof/>
            <w:lang w:val="en-GB"/>
          </w:rPr>
          <w:t>1</w:t>
        </w:r>
        <w:r w:rsidR="00945816" w:rsidRPr="002622C2" w:rsidDel="0025361E">
          <w:rPr>
            <w:bCs/>
            <w:noProof/>
            <w:lang w:val="en-GB"/>
          </w:rPr>
          <w:t>)</w:t>
        </w:r>
        <w:r w:rsidR="00945816" w:rsidRPr="002622C2" w:rsidDel="0025361E">
          <w:rPr>
            <w:bCs/>
            <w:lang w:val="en-GB"/>
          </w:rPr>
          <w:fldChar w:fldCharType="end"/>
        </w:r>
        <w:r w:rsidR="00945816" w:rsidRPr="002622C2" w:rsidDel="0025361E">
          <w:rPr>
            <w:bCs/>
            <w:lang w:val="en-GB"/>
          </w:rPr>
          <w:t xml:space="preserve">. </w:t>
        </w:r>
        <w:r w:rsidR="00C403EC" w:rsidRPr="002622C2" w:rsidDel="0025361E">
          <w:rPr>
            <w:bCs/>
            <w:lang w:val="en-GB"/>
          </w:rPr>
          <w:t xml:space="preserve">Even though the causes are until these days not fully explained, </w:t>
        </w:r>
        <w:r w:rsidR="009E2D54" w:rsidRPr="002622C2" w:rsidDel="0025361E">
          <w:rPr>
            <w:bCs/>
            <w:lang w:val="en-GB"/>
          </w:rPr>
          <w:t>th</w:t>
        </w:r>
        <w:r w:rsidR="00661697" w:rsidRPr="002622C2" w:rsidDel="0025361E">
          <w:rPr>
            <w:bCs/>
            <w:lang w:val="en-GB"/>
          </w:rPr>
          <w:t>e</w:t>
        </w:r>
        <w:r w:rsidR="00C403EC" w:rsidRPr="002622C2" w:rsidDel="0025361E">
          <w:rPr>
            <w:bCs/>
            <w:lang w:val="en-GB"/>
          </w:rPr>
          <w:t xml:space="preserve"> decline in male fertility</w:t>
        </w:r>
        <w:r w:rsidR="009E2D54" w:rsidRPr="002622C2" w:rsidDel="0025361E">
          <w:rPr>
            <w:bCs/>
            <w:lang w:val="en-GB"/>
          </w:rPr>
          <w:t xml:space="preserve"> has already been</w:t>
        </w:r>
        <w:r w:rsidR="00C403EC" w:rsidRPr="002622C2" w:rsidDel="0025361E">
          <w:rPr>
            <w:bCs/>
            <w:lang w:val="en-GB"/>
          </w:rPr>
          <w:t xml:space="preserve"> associated to increased rates of obesity, poor nutrition, and environmental toxins</w:t>
        </w:r>
        <w:r w:rsidR="003A51C2" w:rsidRPr="002622C2" w:rsidDel="0025361E">
          <w:rPr>
            <w:bCs/>
            <w:lang w:val="en-GB"/>
          </w:rPr>
          <w:t xml:space="preserve"> </w:t>
        </w:r>
        <w:r w:rsidR="004602D0" w:rsidRPr="002622C2" w:rsidDel="0025361E">
          <w:rPr>
            <w:bCs/>
            <w:lang w:val="en-GB"/>
          </w:rPr>
          <w:fldChar w:fldCharType="begin" w:fldLock="1"/>
        </w:r>
        <w:r w:rsidR="003A51C2" w:rsidRPr="002622C2" w:rsidDel="0025361E">
          <w:rPr>
            <w:bCs/>
            <w:lang w:val="en-GB"/>
          </w:rPr>
          <w:instrText>ADDIN CSL_CITATION {"citationItems":[{"id":"ITEM-1","itemData":{"DOI":"10.1097/MOU.0000000000000745","ISSN":"0963-0643","author":[{"dropping-particle":"","family":"Mann","given":"Uday","non-dropping-particle":"","parse-names":false,"suffix":""},{"dropping-particle":"","family":"Shiff","given":"Benjamin","non-dropping-particle":"","parse-names":false,"suffix":""},{"dropping-particle":"","family":"Patel","given":"Premal","non-dropping-particle":"","parse-names":false,"suffix":""}],"container-title":"Current Opinion in Urology","id":"ITEM-1","issue":"3","issued":{"date-parts":[["2020","5"]]},"page":"296-301","title":"Reasons for worldwide decline in male fertility","type":"article-journal","volume":"30"},"uris":["http://www.mendeley.com/documents/?uuid=a4944f34-61e1-3e4c-b899-998108bcce1e"]}],"mendeley":{"formattedCitation":"(&lt;i&gt;8&lt;/i&gt;)","plainTextFormattedCitation":"(8)","previouslyFormattedCitation":"(&lt;i&gt;8&lt;/i&gt;)"},"properties":{"noteIndex":0},"schema":"https://github.com/citation-style-language/schema/raw/master/csl-citation.json"}</w:instrText>
        </w:r>
        <w:r w:rsidR="004602D0" w:rsidRPr="002622C2" w:rsidDel="0025361E">
          <w:rPr>
            <w:bCs/>
            <w:lang w:val="en-GB"/>
          </w:rPr>
          <w:fldChar w:fldCharType="separate"/>
        </w:r>
        <w:r w:rsidR="00C87457" w:rsidRPr="002622C2" w:rsidDel="0025361E">
          <w:rPr>
            <w:bCs/>
            <w:noProof/>
            <w:lang w:val="en-GB"/>
          </w:rPr>
          <w:t>(</w:t>
        </w:r>
        <w:r w:rsidR="00C87457" w:rsidRPr="002622C2" w:rsidDel="0025361E">
          <w:rPr>
            <w:bCs/>
            <w:i/>
            <w:noProof/>
            <w:lang w:val="en-GB"/>
          </w:rPr>
          <w:t>8</w:t>
        </w:r>
        <w:r w:rsidR="00C87457" w:rsidRPr="002622C2" w:rsidDel="0025361E">
          <w:rPr>
            <w:bCs/>
            <w:noProof/>
            <w:lang w:val="en-GB"/>
          </w:rPr>
          <w:t>)</w:t>
        </w:r>
        <w:r w:rsidR="004602D0" w:rsidRPr="002622C2" w:rsidDel="0025361E">
          <w:rPr>
            <w:bCs/>
            <w:lang w:val="en-GB"/>
          </w:rPr>
          <w:fldChar w:fldCharType="end"/>
        </w:r>
        <w:r w:rsidR="00C403EC" w:rsidRPr="002622C2" w:rsidDel="0025361E">
          <w:rPr>
            <w:bCs/>
            <w:lang w:val="en-GB"/>
          </w:rPr>
          <w:t xml:space="preserve">. Environmental pollution has </w:t>
        </w:r>
        <w:r w:rsidR="00661697" w:rsidRPr="002622C2" w:rsidDel="0025361E">
          <w:rPr>
            <w:bCs/>
            <w:lang w:val="en-GB"/>
          </w:rPr>
          <w:t xml:space="preserve">also </w:t>
        </w:r>
        <w:r w:rsidR="00C403EC" w:rsidRPr="002622C2" w:rsidDel="0025361E">
          <w:rPr>
            <w:bCs/>
            <w:lang w:val="en-GB"/>
          </w:rPr>
          <w:t>been shown to impair fertility in females across many mammalian species, which</w:t>
        </w:r>
        <w:r w:rsidR="009E2D54" w:rsidRPr="002622C2" w:rsidDel="0025361E">
          <w:rPr>
            <w:bCs/>
            <w:lang w:val="en-GB"/>
          </w:rPr>
          <w:t xml:space="preserve"> can</w:t>
        </w:r>
        <w:r w:rsidR="00C403EC" w:rsidRPr="002622C2" w:rsidDel="0025361E">
          <w:rPr>
            <w:bCs/>
            <w:lang w:val="en-GB"/>
          </w:rPr>
          <w:t xml:space="preserve"> bring serious consequences</w:t>
        </w:r>
        <w:r w:rsidR="009E2D54" w:rsidRPr="002622C2" w:rsidDel="0025361E">
          <w:rPr>
            <w:bCs/>
            <w:lang w:val="en-GB"/>
          </w:rPr>
          <w:t>,</w:t>
        </w:r>
        <w:r w:rsidR="00C403EC" w:rsidRPr="002622C2" w:rsidDel="0025361E">
          <w:rPr>
            <w:bCs/>
            <w:lang w:val="en-GB"/>
          </w:rPr>
          <w:t xml:space="preserve"> since female germ cells are not renewable</w:t>
        </w:r>
        <w:r w:rsidR="003A51C2" w:rsidRPr="002622C2" w:rsidDel="0025361E">
          <w:rPr>
            <w:bCs/>
            <w:lang w:val="en-GB"/>
          </w:rPr>
          <w:t xml:space="preserve"> </w:t>
        </w:r>
        <w:r w:rsidR="004602D0" w:rsidRPr="002622C2" w:rsidDel="0025361E">
          <w:rPr>
            <w:bCs/>
            <w:lang w:val="en-GB"/>
          </w:rPr>
          <w:fldChar w:fldCharType="begin" w:fldLock="1"/>
        </w:r>
        <w:r w:rsidR="003A51C2" w:rsidRPr="002622C2" w:rsidDel="0025361E">
          <w:rPr>
            <w:bCs/>
            <w:lang w:val="en-GB"/>
          </w:rPr>
          <w:instrText>ADDIN CSL_CITATION {"citationItems":[{"id":"ITEM-1","itemData":{"DOI":"10.3390/ijerph17238802","ISSN":"1660-4601","abstract":"&lt;p&gt;A realistic picture of our world shows that it is heavily polluted everywhere. Coastal regions and oceans are polluted by farm fertilizer, manure runoff, sewage and industrial discharges, and large isles of waste plastic are floating around, impacting sea life. Terrestrial ecosystems are contaminated by heavy metals and organic chemicals that can be taken up by and accumulate in crop plants, and water tables are heavily contaminated by untreated industrial discharges. As deadly particulates can drift far, poor air quality has become a significant global problem and one that is not exclusive to major industrialized cities. The consequences are a dramatic impairment of our ecosystem and biodiversity and increases in degenerative or man-made diseases. In this respect, it has been demonstrated that environmental pollution impairs fertility in all mammalian species. The worst consequences are observed for females since the number of germ cells present in the ovary is fixed during fetal life, and the cells are not renewable. This means that any pollutant affecting hormonal homeostasis and/or the reproductive apparatus inevitably harms reproductive performance. This decline will have important social and economic consequences that can no longer be overlooked.&lt;/p&gt;","author":[{"dropping-particle":"","family":"Canipari","given":"Rita","non-dropping-particle":"","parse-names":false,"suffix":""},{"dropping-particle":"","family":"Santis","given":"Lucia","non-dropping-particle":"De","parse-names":false,"suffix":""},{"dropping-particle":"","family":"Cecconi","given":"Sandra","non-dropping-particle":"","parse-names":false,"suffix":""}],"container-title":"International Journal of Environmental Research and Public Health","id":"ITEM-1","issue":"23","issued":{"date-parts":[["2020","11","26"]]},"page":"8802","title":"Female Fertility and Environmental Pollution","type":"article-journal","volume":"17"},"uris":["http://www.mendeley.com/documents/?uuid=fb25f2bf-c1e2-3fd6-9a69-108b0f43bd6c"]}],"mendeley":{"formattedCitation":"(&lt;i&gt;9&lt;/i&gt;)","plainTextFormattedCitation":"(9)","previouslyFormattedCitation":"(&lt;i&gt;9&lt;/i&gt;)"},"properties":{"noteIndex":0},"schema":"https://github.com/citation-style-language/schema/raw/master/csl-citation.json"}</w:instrText>
        </w:r>
        <w:r w:rsidR="004602D0" w:rsidRPr="002622C2" w:rsidDel="0025361E">
          <w:rPr>
            <w:bCs/>
            <w:lang w:val="en-GB"/>
          </w:rPr>
          <w:fldChar w:fldCharType="separate"/>
        </w:r>
        <w:r w:rsidR="00C87457" w:rsidRPr="002622C2" w:rsidDel="0025361E">
          <w:rPr>
            <w:bCs/>
            <w:noProof/>
            <w:lang w:val="en-GB"/>
          </w:rPr>
          <w:t>(</w:t>
        </w:r>
        <w:r w:rsidR="00C87457" w:rsidRPr="002622C2" w:rsidDel="0025361E">
          <w:rPr>
            <w:bCs/>
            <w:i/>
            <w:noProof/>
            <w:lang w:val="en-GB"/>
          </w:rPr>
          <w:t>9</w:t>
        </w:r>
        <w:r w:rsidR="00C87457" w:rsidRPr="002622C2" w:rsidDel="0025361E">
          <w:rPr>
            <w:bCs/>
            <w:noProof/>
            <w:lang w:val="en-GB"/>
          </w:rPr>
          <w:t>)</w:t>
        </w:r>
        <w:r w:rsidR="004602D0" w:rsidRPr="002622C2" w:rsidDel="0025361E">
          <w:rPr>
            <w:bCs/>
            <w:lang w:val="en-GB"/>
          </w:rPr>
          <w:fldChar w:fldCharType="end"/>
        </w:r>
        <w:r w:rsidR="00C403EC" w:rsidRPr="002622C2" w:rsidDel="0025361E">
          <w:rPr>
            <w:bCs/>
            <w:lang w:val="en-GB"/>
          </w:rPr>
          <w:t xml:space="preserve">. </w:t>
        </w:r>
        <w:r w:rsidR="00CF3D3B" w:rsidRPr="002622C2" w:rsidDel="0025361E">
          <w:rPr>
            <w:bCs/>
            <w:lang w:val="en-GB"/>
          </w:rPr>
          <w:t>Over this same timespan, there has been an alarming increase in the rates of reproductive dysfunctions and gamete abnormalities, reductions in gamete production, and altered embryo development in humans, animals and plants</w:t>
        </w:r>
        <w:r w:rsidRPr="002622C2" w:rsidDel="0025361E">
          <w:rPr>
            <w:bCs/>
            <w:lang w:val="en-GB"/>
          </w:rPr>
          <w:t xml:space="preserve"> </w:t>
        </w:r>
        <w:r w:rsidR="00CF3D3B" w:rsidRPr="002622C2" w:rsidDel="0025361E">
          <w:rPr>
            <w:bCs/>
            <w:lang w:val="en-GB"/>
          </w:rPr>
          <w:fldChar w:fldCharType="begin" w:fldLock="1"/>
        </w:r>
        <w:r w:rsidR="00CF3D3B" w:rsidRPr="002622C2" w:rsidDel="0025361E">
          <w:rPr>
            <w:bCs/>
            <w:lang w:val="en-GB"/>
          </w:rPr>
          <w:instrText>ADDIN CSL_CITATION {"citationItems":[{"id":"ITEM-1","itemData":{"DOI":"10.1038/srep29318","ISSN":"2045-2322","PMID":"27384909","abstract":"Increasing evidence supports an association between exposure to endocrine disruptors, such as the xenoestrogen bisphenol A (BPA), a commonly used plasticiser, and the developmental programming of offspring health. To date however animal studies to investigate a direct causal have mainly focussed on supra-environmental BPA concentrations, without investigating the effect on the early embryo. In this study we investigated the effect of acute BPA exposure (days 3.5 to 7.5 post-fertilisation) at environmentally relevant concentrations (1 and 10 ng/mL) on in vitro bovine embryo development, quality and metabolism. We then examined whether culturing embryos in the presence of the oestrogen receptor inhibitor fulvestrant could negate effects of BPA and 17β-oestradiol (E2). Exposure to BPA or E2 (10 ng/mL) decreased blastocyst rate and the percentage of transferrable quality embryos, without affecting cell number, lineage allocation or metabolic gene expression compared to untreated embryos. Notably, blastocysts exposed to BPA and E2 (10 ng/mL) displayed an increase in glucose consumption. The presence of fulvestrant however negated the adverse developmental and metabolic effects, suggesting BPA elicits its effects via oestrogen-mediated pathways. This study demonstrates that even acute exposure to an environmentally relevant BPA concentration can affect early embryo development and metabolism. These may have long-term health consequences on an individual.","author":[{"dropping-particle":"","family":"Choi","given":"Bom-Ie","non-dropping-particle":"","parse-names":false,"suffix":""},{"dropping-particle":"","family":"Harvey","given":"Alexandra J.","non-dropping-particle":"","parse-names":false,"suffix":""},{"dropping-particle":"","family":"Green","given":"Mark P.","non-dropping-particle":"","parse-names":false,"suffix":""}],"container-title":"Scientific Reports","id":"ITEM-1","issue":"1","issued":{"date-parts":[["2016"]]},"page":"29318","publisher":"Nature Publishing Group","title":"Bisphenol A affects early bovine embryo development and metabolism that is negated by an oestrogen receptor inhibitor","type":"article-journal","volume":"6"},"uris":["http://www.mendeley.com/documents/?uuid=32c263d0-0ee9-43bb-a992-b7070ebdef6f"]},{"id":"ITEM-2","itemData":{"DOI":"10.1016/j.ygcen.2004.06.011","ISSN":"00166480","PMID":"15364205","abstract":"Many chemicals released into the environment have the capacity to disrupt the normal development of aquatic animals. We investigated the influence of nonylphenol (NP), bisphenol-A (BPA), and 17β-estradiol (E2) on developing Xenopus laevis embryos, as a model animal in the aquatic environment. Embryos were exposed to eight different concentrations of NP, BPA or E2 between 3 and 96 h post-fertilization (p.f.). Short body length, microcephaly, flexure, edema, and abnormal gut coiling were induced by 20 μM NP, BPA or 10 μM E2 by 96 h p.f. To clarify sensitive stages to these compounds, embryos were exposed to chemicals for 45 or 48 h starting at different developmental stages and experiments were terminated 96 h p.f. BPA and NP induced abnormalities in developing X. laevis, though the sensitive stages of embryos to these chemicals are different, BPA affecting earlier stages and NP affecting at later stages. To analyze the functional mechanisms of BPA and NP in induction of morphological changes, we adapted a DNA array technology and identified 6 X. laevis genes, XIRG, α skeletal tropomyosin, cyclin G1, HGF, troponin C2, and ribosomal protein L9. These findings may provide important clues to elucidate common mechanisms underlying teratogenic effects of these chemicals. © 2004 Elsevier Inc. All rights reserved.","author":[{"dropping-particle":"","family":"Sone","given":"Kiyoaki","non-dropping-particle":"","parse-names":false,"suffix":""},{"dropping-particle":"","family":"Hinago","given":"Megumi","non-dropping-particle":"","parse-names":false,"suffix":""},{"dropping-particle":"","family":"Kitayama","given":"Atsushi","non-dropping-particle":"","parse-names":false,"suffix":""},{"dropping-particle":"","family":"Morokuma","given":"Junji","non-dropping-particle":"","parse-names":false,"suffix":""},{"dropping-particle":"","family":"Ueno","given":"Naoto","non-dropping-particle":"","parse-names":false,"suffix":""},{"dropping-particle":"","family":"Watanabe","given":"Hajime","non-dropping-particle":"","parse-names":false,"suffix":""},{"dropping-particle":"","family":"Iguchi","given":"Taisen","non-dropping-particle":"","parse-names":false,"suffix":""}],"container-title":"General and Comparative Endocrinology","id":"ITEM-2","issue":"3","issued":{"date-parts":[["2004"]]},"page":"228-236","title":"Effects of 17β-estradiol, nonylphenol, and bisphenol-A on developing Xenopus laevis embryos","type":"article-journal","volume":"138"},"uris":["http://www.mendeley.com/documents/?uuid=a2d91984-cbe1-4d36-bf4d-bc04c520cb89"]},{"id":"ITEM-3","itemData":{"DOI":"10.3390/ijerph18052392","ISSN":"1660-4601","PMID":"33804513","abstract":"Much of the planet is swimming in discarded plastic, which is harming animal and possibly human health. Once at sea, sunlight, wind, and wave action break down plastic waste into small particles: the microplastics (MPs). Currently, particular attention has been drawn to their effects on aquatic environments but the health risks, especially in mammals, are poorly known. These non-biodegradable materials can act as a vector for environmental pollutants, can be ingested by humans in food and water, and can enter and accumulate in human tissues with a possible risk for heath. Recent studies revealed the deleterious effects of MPs exposure in male reproduction and sperm quality, making them a potential hazard to reproductive success. This manuscript summarizes the main changes in sperm quality along the lifespan and the upcoming studies on the effects of MPs in male fertility in mammals.","author":[{"dropping-particle":"","family":"D'Angelo","given":"Stefania","non-dropping-particle":"","parse-names":false,"suffix":""},{"dropping-particle":"","family":"Meccariello","given":"Rosaria","non-dropping-particle":"","parse-names":false,"suffix":""}],"container-title":"International Journal of Environmental Research and Public Health","id":"ITEM-3","issue":"5","issued":{"date-parts":[["2021","3","1"]]},"page":"2392","title":"Microplastics: A Threat for Male Fertility","type":"article-journal","volume":"18"},"uris":["http://www.mendeley.com/documents/?uuid=b848d921-121d-46c1-8046-76279a0da12c"]},{"id":"ITEM-4","itemData":{"DOI":"10.1590/S1677-5538.IBJU.2014.01.15","ISSN":"16775538","abstract":"INTRODUCTION: The aim of this study was to evaluate the effect of selective serotonin reuptake inhibitors (SSRIs) on testicular tissue and serum malondialdehyde (MDA) levels in rats.\\n\\nMATERIALS AND METHODS: A total of 40 male Wistar albino rats, 5.5-6 months old, were equally divided at random into five groups: group 1 was the control group, group 2 received sertraline 10mg/kg (p.o), group 3 was administered fluoxetine 10mg/kg (p.o), group 4 received escitalopram 10mg/kg (p.o), and group 5 (n = 8) was administered paroxetine 20mg/kg. Each dose was administered orally for two months. Johnsen's criteria were used to categorize spermatogenesis. Johnsen's method assigns a score of 1 to 10 to each tubule cross-section examined. In this system, a Johnsen score of 9 and 10 indicates normal histology. Serum luteinizing hormone (LH), follicle-stimulating hormone (FSH), and testosterone levels were evaluated. Serum MDA levels were also measured.\\n\\nRESULTS: The mean Johnsen scores were 9.36 ± 0.33, 9.29 ± 0.32, 8.86 ± 0.48, 9.10 ± 0.56, and 8.33 ± 0.90 in control group, sertraline group, fluoxetine group, escitalopram group, and paroxetine group, respectively. The Johnsen score was significantly lower for paroxetine group compared with the control group (p &lt; 0.05). The mean FSH level increased only in the sertraline group. With the exception of the fluoxetine group, the testosterone levels were lower in all groups compared with the control group. The total testosterone level was significantly lower in the sertraline group compared with the control group [40.87 (22.37-46.8) vs. 15.87 (13.53-19.88), p &lt; 0.01]. There were no significant differences between the groups with respect to the MDA and LH levels (p = 0.090 and p = 0.092).\\n\\nCONCLUSION: These data suggest that SSRIs have a negative effect on testicular tissues. This negative impact is markedly greater in the paroxetine group. To determine the exact mechanism of action of these drugs on testicular tissue, well-designed randomized controlled clinical studies are needed on a larger population.","author":[{"dropping-particle":"","family":"Erdemir","given":"Fikret","non-dropping-particle":"","parse-names":false,"suffix":""},{"dropping-particle":"","family":"Atilgan","given":"Dogan","non-dropping-particle":"","parse-names":false,"suffix":""},{"dropping-particle":"","family":"Firat","given":"Fatih","non-dropping-particle":"","parse-names":false,"suffix":""},{"dropping-particle":"","family":"Markoc","given":"Fatma","non-dropping-particle":"","parse-names":false,"suffix":""},{"dropping-particle":"","family":"Parlaktas","given":"Bekir Suha","non-dropping-particle":"","parse-names":false,"suffix":""},{"dropping-particle":"","family":"Sogut","given":"Erkan","non-dropping-particle":"","parse-names":false,"suffix":""}],"container-title":"International Braz J Urol","id":"ITEM-4","issue":"1","issued":{"date-parts":[["2014"]]},"page":"100-108","title":"The effect of Sertraline, Paroxetine, Fluoxetine and Escitalopram on testicular tissue and oxidative stress parameters in rats","type":"article-journal","volume":"40"},"uris":["http://www.mendeley.com/documents/?uuid=2ae3f369-a82e-4c0e-8b60-fc5e1ed373df"]},{"id":"ITEM-5","itemData":{"DOI":"10.1186/s13148-015-0155-4","ISSN":"1868-7075","PMID":"26566402","abstract":"The correlation between epigenetics and human reproduction represents a very interesting field of study, mainly due to the possible transgenerational effects related to epigenetic modifications of male and female gametes. In the present review, we focused our attention to the role played by epigenetics on male reproduction, evidencing at least four different levels at which sperm epigenetic modifications could affect reproduction: (1) spermatogenesis failure; (2) embryo development; (3) outcome of assisted reproduction technique (ART) protocols, mainly as concerning genomic imprinting; and (4) long-term effects during the offspring lifetime. The environmental agents responsible for epigenetic modifications are also examined, suggesting that the control of paternal lifestyle prior to conception could represent in the next future a novel hot topic in the management of human reproduction.","author":[{"dropping-particle":"","family":"Stuppia","given":"Liborio","non-dropping-particle":"","parse-names":false,"suffix":""},{"dropping-particle":"","family":"Franzago","given":"Marica","non-dropping-particle":"","parse-names":false,"suffix":""},{"dropping-particle":"","family":"Ballerini","given":"Patrizia","non-dropping-particle":"","parse-names":false,"suffix":""},{"dropping-particle":"","family":"Gatta","given":"Valentina","non-dropping-particle":"","parse-names":false,"suffix":""},{"dropping-particle":"","family":"Antonucci","given":"Ivana","non-dropping-particle":"","parse-names":false,"suffix":""}],"container-title":"Clinical epigenetics","id":"ITEM-5","issued":{"date-parts":[["2015"]]},"page":"120","publisher":"Clinical Epigenetics","title":"Epigenetics and male reproduction: the consequences of paternal lifestyle on fertility, embryo development, and children lifetime health.","type":"article-journal","volume":"7"},"uris":["http://www.mendeley.com/documents/?uuid=34b101fc-2e1f-44b5-b094-5a2758441ab5"]},{"id":"ITEM-6","itemData":{"DOI":"10.1530/JOE-17-0023","ISSN":"1479-6805","PMID":"28356401","abstract":"Endocrine disrupting chemicals are ubiquitous chemicals that exhibit endocrine disrupting properties in both humans and animals. Female reproduction is an important process, which is regulated by hormones and is susceptible to the effects of exposure to endocrine disrupting chemicals. Disruptions in female reproductive functions by endocrine disrupting chemicals may result in subfertility, infertility, improper hormone production, estrous and menstrual cycle abnormalities, anovulation, and early reproductive senescence. This review summarizes the effects of a variety of synthetic endocrine disrupting chemicals on fertility during adult life. The chemicals covered in this review are pesticides (organochlorines, organophosphates, carbamates, pyrethroids, and triazines), heavy metals (arsenic, lead, and mercury), diethylstilbesterol, plasticizer alternatives (di-(2-ethylhexyl) phthalate and bisphenol A alternatives), 2,3,7,8-tetrachlorodibenzo-p-dioxin, nonylphenol, polychlorinated biphenyls, triclosan, and parabens. This review focuses on the hypothalamus, pituitary, ovary, and uterus because together they regulate normal female fertility and the onset of reproductive senescence. The literature shows that several endocrine disrupting chemicals have endocrine disrupting abilities in females during adult life, causing fertility abnormalities in both humans and animals.","author":[{"dropping-particle":"","family":"Rattan","given":"Saniya","non-dropping-particle":"","parse-names":false,"suffix":""},{"dropping-particle":"","family":"Zhou","given":"Changqing","non-dropping-particle":"","parse-names":false,"suffix":""},{"dropping-particle":"","family":"Chiang","given":"Catheryne","non-dropping-particle":"","parse-names":false,"suffix":""},{"dropping-particle":"","family":"Mahalingam","given":"Sharada","non-dropping-particle":"","parse-names":false,"suffix":""},{"dropping-particle":"","family":"Brehm","given":"Emily","non-dropping-particle":"","parse-names":false,"suffix":""},{"dropping-particle":"","family":"Flaws","given":"Jodi A","non-dropping-particle":"","parse-names":false,"suffix":""}],"container-title":"The Journal of endocrinology","id":"ITEM-6","issue":"3","issued":{"date-parts":[["2017","6"]]},"page":"R109-R129","title":"Exposure to endocrine disruptors during adulthood: consequences for female fertility.","type":"article-journal","volume":"233"},"uris":["http://www.mendeley.com/documents/?uuid=57e97264-2c73-49eb-9dbc-b627b8b8593e"]},{"id":"ITEM-7","itemData":{"DOI":"10.1016/j.reprotox.2014.06.008","ISSN":"1873-1708","PMID":"24994688","abstract":"Phthalates are the diverse group of compounds abundantly present in environment. The present study shows the estrogenic potential of diethyl phthalate (DEP). The data showed that DEP increased the transactivation of ER in CHO and MCF-7 cells suggesting its interaction with ER. In vivo parameters like increased uterine epithelial cell height and up regulation of various steroidogenic genes were also observed in adult female rats. Our uterotrophic assay data from immature female rats suggested that DEP treatment resulted in augmentation of uterine weight as well as luminal epithelial cell heights in both vaginal and uterine tissues. Further, DEP was able to upregulate pS2 gene expression with simultaneous activation of MAPK pathway as demonstrated by increased p-ERK/ERK ratio. Taken together, the present data suggests that DEP acts as an estrogenic compound and based on these data further detailed studies would reveal its mode of action at cellular levels.","author":[{"dropping-particle":"","family":"Kumar","given":"Narender","non-dropping-particle":"","parse-names":false,"suffix":""},{"dropping-particle":"","family":"Sharan","given":"Shruti","non-dropping-particle":"","parse-names":false,"suffix":""},{"dropping-particle":"","family":"Srivastava","given":"Swati","non-dropping-particle":"","parse-names":false,"suffix":""},{"dropping-particle":"","family":"Roy","given":"Partha","non-dropping-particle":"","parse-names":false,"suffix":""}],"container-title":"Reproductive toxicology (Elmsford, N.Y.)","id":"ITEM-7","issued":{"date-parts":[["2014","11"]]},"page":"12-26","title":"Assessment of estrogenic potential of diethyl phthalate in female reproductive system involving both genomic and non-genomic actions.","type":"article-journal","volume":"49"},"uris":["http://www.mendeley.com/documents/?uuid=78d1d42a-95f9-4c0b-b60d-391fa6bf37cf"]},{"id":"ITEM-8","itemData":{"DOI":"10.1016/j.reprotox.2016.04.005","ISSN":"1873-1708","PMID":"27067915","abstract":"Evidence from toxicological studies has demonstrated that phthalates can lead to reduced fertility through effects on folliculogenesis, oocyte maturation and embryonic development, but human data are limited. Concentrations of eight phthalate metabolites in 110 follicular fluid (FF) and urine samples collected from 112 women attending an infertility clinic in Wuhan, China were quantified, and correlations between paired matrices were explored. Associations between metabolite concentrations and in vitro fertilization (IVF) parameters were evaluated with multivariable models. Six metabolites were detected in &gt;72.73% of the FF samples. MEHP and MBP were the dominant metabolites with a median level of 2.80 and 2.05ng/mL, respectively. Significant correlations between the two matrices, urine and FF, were found for MEP (rs=0.44), and MBP (rs=0.22). FF and urinary metabolite concentrations were not associated with any IVF parameters. However, given the prevalence of phthalates exposure, further work is needed to elucidate the potential hazard on female reproduction.","author":[{"dropping-particle":"","family":"Du","given":"Yao-Yao","non-dropping-particle":"","parse-names":false,"suffix":""},{"dropping-particle":"","family":"Fang","given":"Yue-Li","non-dropping-particle":"","parse-names":false,"suffix":""},{"dropping-particle":"","family":"Wang","given":"Yi-Xin","non-dropping-particle":"","parse-names":false,"suffix":""},{"dropping-particle":"","family":"Zeng","given":"Qiang","non-dropping-particle":"","parse-names":false,"suffix":""},{"dropping-particle":"","family":"Guo","given":"Na","non-dropping-particle":"","parse-names":false,"suffix":""},{"dropping-particle":"","family":"Zhao","given":"Hua","non-dropping-particle":"","parse-names":false,"suffix":""},{"dropping-particle":"","family":"Li","given":"Yu-Feng","non-dropping-particle":"","parse-names":false,"suffix":""}],"container-title":"Reproductive toxicology (Elmsford, N.Y.)","id":"ITEM-8","issued":{"date-parts":[["2016","6"]]},"page":"142-50","title":"Follicular fluid and urinary concentrations of phthalate metabolites among infertile women and associations with in vitro fertilization parameters.","type":"article-journal","volume":"61"},"uris":["http://www.mendeley.com/documents/?uuid=b14cb764-c8cc-44f2-811f-7c213fa2821f"]},{"id":"ITEM-9","itemData":{"DOI":"10.1073/pnas.1519019113","ISSN":"0027-8424","PMID":"26831072","abstract":"Plastics are persistent synthetic polymers that accumulate as waste in the marine environment. Microplastic (MP) particles are derived from the breakdown of larger debris or can enter the environment as microscopic fragments. Because filter-feeder organisms ingest MP while feeding, they are likely to be impacted by MP pollution. To assess the impact of polystyrene microspheres (micro-PS) on the physiology of the Pacific oyster, adult oysters were experimentally exposed to virgin micro-PS (2 and 6 μm in diameter; 0.023 mg·L-1) for 2 mo during a reproductive cycle. Effects were investigated on ecophysiological parameters; cellular, transcriptomic, and proteomic responses; fecundity; and offspring development. Oysters preferentially ingested the 6-μm micro-PS over the 2-μm-diameter particles. Consumption of microalgae and absorption efficiency were significantly higher in exposed oysters, suggesting compensatory and physical effects on both digestive parameters. After 2 mo, exposed oysters had significant decreases in oocyte number (-38%), diameter (-5%), and sperm velocity (-23%). The D-larval yield and larval development of offspring derived from exposed parents decreased by 41% and 18%, respectively, compared with control offspring. Dynamic energy budget modeling, supported by transcriptomic profiles, suggested a significant shift of energy allocation from reproduction to structural growth, and elevated maintenance costs in exposed oysters, which is thought to be caused by interference with energy uptake. Molecular signatures of endocrine disruption were also revealed, but no endocrine disruptors were found in the biological samples. This study provides evidence that micro-PS cause feeding modifications and reproductive disruption in oysters, with significant impacts on offspring.","author":[{"dropping-particle":"","family":"Sussarellu","given":"Rossana","non-dropping-particle":"","parse-names":false,"suffix":""},{"dropping-particle":"","family":"Suquet","given":"Marc","non-dropping-particle":"","parse-names":false,"suffix":""},{"dropping-particle":"","family":"Thomas","given":"Yoann","non-dropping-particle":"","parse-names":false,"suffix":""},{"dropping-particle":"","family":"Lambert","given":"Christophe","non-dropping-particle":"","parse-names":false,"suffix":""},{"dropping-particle":"","family":"Fabioux","given":"Caroline","non-dropping-particle":"","parse-names":false,"suffix":""},{"dropping-particle":"","family":"Pernet","given":"Marie Eve Julie","non-dropping-particle":"","parse-names":false,"suffix":""},{"dropping-particle":"Le","family":"Goïc","given":"Nelly","non-dropping-particle":"","parse-names":false,"suffix":""},{"dropping-particle":"","family":"Quillien","given":"Virgile","non-dropping-particle":"","parse-names":false,"suffix":""},{"dropping-particle":"","family":"Mingant","given":"Christian","non-dropping-particle":"","parse-names":false,"suffix":""},{"dropping-particle":"","family":"Epelboin","given":"Yanouk","non-dropping-particle":"","parse-names":false,"suffix":""},{"dropping-particle":"","family":"Corporeau","given":"Charlotte","non-dropping-particle":"","parse-names":false,"suffix":""},{"dropping-particle":"","family":"Guyomarch","given":"Julien","non-dropping-particle":"","parse-names":false,"suffix":""},{"dropping-particle":"","family":"Robbens","given":"Johan","non-dropping-particle":"","parse-names":false,"suffix":""},{"dropping-particle":"","family":"Paul-Pont","given":"Ika","non-dropping-particle":"","parse-names":false,"suffix":""},{"dropping-particle":"","family":"Soudant","given":"Philippe","non-dropping-particle":"","parse-names":false,"suffix":""},{"dropping-particle":"","family":"Huvet","given":"Arnaud","non-dropping-particle":"","parse-names":false,"suffix":""},{"dropping-particle":"","family":"Goïc","given":"Nelly","non-dropping-particle":"Le","parse-names":false,"suffix":""},{"dropping-particle":"","family":"Quillien","given":"Virgile","non-dropping-particle":"","parse-names":false,"suffix":""},{"dropping-particle":"","family":"Mingant","given":"Christian","non-dropping-particle":"","parse-names":false,"suffix":""},{"dropping-particle":"","family":"Epelboin","given":"Yanouk","non-dropping-particle":"","parse-names":false,"suffix":""},{"dropping-particle":"","family":"Corporeau","given":"Charlotte","non-dropping-particle":"","parse-names":false,"suffix":""},{"dropping-particle":"","family":"Guyomarch","given":"Julien","non-dropping-particle":"","parse-names":false,"suffix":""},{"dropping-particle":"","family":"Robbens","given":"Johan","non-dropping-particle":"","parse-names":false,"suffix":""},{"dropping-particle":"","family":"Paul-Pont","given":"Ika","non-dropping-particle":"","parse-names":false,"suffix":""},{"dropping-particle":"","family":"Soudant","given":"Philippe","non-dropping-particle":"","parse-names":false,"suffix":""},{"dropping-particle":"","family":"Huvet","given":"Arnaud","non-dropping-particle":"","parse-names":false,"suffix":""},{"dropping-particle":"Le","family":"Goïc","given":"Nelly","non-dropping-particle":"","parse-names":false,"suffix":""},{"dropping-particle":"","family":"Quillien","given":"Virgile","non-dropping-particle":"","parse-names":false,"suffix":""},{"dropping-particle":"","family":"Mingant","given":"Christian","non-dropping-particle":"","parse-names":false,"suffix":""},{"dropping-particle":"","family":"Epelboin","given":"Yanouk","non-dropping-particle":"","parse-names":false,"suffix":""},{"dropping-particle":"","family":"Corporeau","given":"Charlotte","non-dropping-particle":"","parse-names":false,"suffix":""},{"dropping-particle":"","family":"Guyomarch","given":"Julien","non-dropping-particle":"","parse-names":false,"suffix":""},{"dropping-particle":"","family":"Robbens","given":"Johan","non-dropping-particle":"","parse-names":false,"suffix":""},{"dropping-particle":"","family":"Paul-Pont","given":"Ika","non-dropping-particle":"","parse-names":false,"suffix":""},{"dropping-particle":"","family":"Soudant","given":"Philippe","non-dropping-particle":"","parse-names":false,"suffix":""},{"dropping-particle":"","family":"Huvet","given":"Arnaud","non-dropping-particle":"","parse-names":false,"suffix":""}],"container-title":"Proceedings of the National Academy of Sciences","id":"ITEM-9","issue":"9","issued":{"date-parts":[["2016","3"]]},"page":"2430-2435","title":"Oyster reproduction is affected by exposure to polystyrene microplastics","type":"article-journal","volume":"113"},"uris":["http://www.mendeley.com/documents/?uuid=99c5432c-7225-4a64-9155-033f8d311163"]}],"mendeley":{"formattedCitation":"(&lt;i&gt;10&lt;/i&gt;–&lt;i&gt;18&lt;/i&gt;)","plainTextFormattedCitation":"(10–18)","previouslyFormattedCitation":"&lt;sup&gt;1–9&lt;/sup&gt;"},"properties":{"noteIndex":0},"schema":"https://github.com/citation-style-language/schema/raw/master/csl-citation.json"}</w:instrText>
        </w:r>
        <w:r w:rsidR="00CF3D3B" w:rsidRPr="002622C2" w:rsidDel="0025361E">
          <w:rPr>
            <w:bCs/>
            <w:lang w:val="en-GB"/>
          </w:rPr>
          <w:fldChar w:fldCharType="separate"/>
        </w:r>
        <w:r w:rsidR="00CF3D3B" w:rsidRPr="002622C2" w:rsidDel="0025361E">
          <w:rPr>
            <w:bCs/>
            <w:noProof/>
            <w:lang w:val="en-GB"/>
          </w:rPr>
          <w:t>(</w:t>
        </w:r>
        <w:r w:rsidR="00CF3D3B" w:rsidRPr="002622C2" w:rsidDel="0025361E">
          <w:rPr>
            <w:bCs/>
            <w:i/>
            <w:noProof/>
            <w:lang w:val="en-GB"/>
          </w:rPr>
          <w:t>10</w:t>
        </w:r>
        <w:r w:rsidR="00CF3D3B" w:rsidRPr="002622C2" w:rsidDel="0025361E">
          <w:rPr>
            <w:bCs/>
            <w:noProof/>
            <w:lang w:val="en-GB"/>
          </w:rPr>
          <w:t>–</w:t>
        </w:r>
        <w:r w:rsidR="00CF3D3B" w:rsidRPr="002622C2" w:rsidDel="0025361E">
          <w:rPr>
            <w:bCs/>
            <w:i/>
            <w:noProof/>
            <w:lang w:val="en-GB"/>
          </w:rPr>
          <w:t>18</w:t>
        </w:r>
        <w:r w:rsidR="00CF3D3B" w:rsidRPr="002622C2" w:rsidDel="0025361E">
          <w:rPr>
            <w:bCs/>
            <w:noProof/>
            <w:lang w:val="en-GB"/>
          </w:rPr>
          <w:t>)</w:t>
        </w:r>
        <w:r w:rsidR="00CF3D3B" w:rsidRPr="002622C2" w:rsidDel="0025361E">
          <w:rPr>
            <w:bCs/>
            <w:lang w:val="en-GB"/>
          </w:rPr>
          <w:fldChar w:fldCharType="end"/>
        </w:r>
        <w:r w:rsidR="00CF3D3B" w:rsidRPr="002622C2" w:rsidDel="0025361E">
          <w:rPr>
            <w:bCs/>
            <w:lang w:val="en-GB"/>
          </w:rPr>
          <w:t>.</w:t>
        </w:r>
      </w:moveFrom>
    </w:p>
    <w:moveFromRangeEnd w:id="2"/>
    <w:p w14:paraId="1F5C196D" w14:textId="3CF1BCD4" w:rsidR="00CD0C26" w:rsidRPr="002622C2" w:rsidRDefault="0019673C" w:rsidP="0025361E">
      <w:pPr>
        <w:pStyle w:val="Paragraph"/>
        <w:spacing w:before="0"/>
        <w:ind w:firstLine="0"/>
        <w:rPr>
          <w:ins w:id="4" w:author="mnoonan" w:date="2022-08-25T14:10:00Z"/>
          <w:bCs/>
          <w:lang w:val="en-CA"/>
        </w:rPr>
      </w:pPr>
      <w:del w:id="5" w:author="mnoonan" w:date="2022-08-25T13:48:00Z">
        <w:r w:rsidRPr="00101101" w:rsidDel="00630E77">
          <w:rPr>
            <w:bCs/>
            <w:lang w:val="en-GB"/>
          </w:rPr>
          <w:delText>While</w:delText>
        </w:r>
      </w:del>
      <w:del w:id="6" w:author="mnoonan" w:date="2022-08-25T13:46:00Z">
        <w:r w:rsidRPr="002622C2" w:rsidDel="00630E77">
          <w:rPr>
            <w:bCs/>
            <w:lang w:val="en-GB"/>
          </w:rPr>
          <w:delText xml:space="preserve"> humans have introduced numerous pollutants that can impair reproductive systems </w:delText>
        </w:r>
        <w:r w:rsidRPr="002622C2" w:rsidDel="00630E77">
          <w:rPr>
            <w:bCs/>
            <w:lang w:val="en-GB"/>
          </w:rPr>
          <w:fldChar w:fldCharType="begin" w:fldLock="1"/>
        </w:r>
        <w:r w:rsidR="00CF3D3B" w:rsidRPr="002622C2" w:rsidDel="00630E77">
          <w:rPr>
            <w:bCs/>
            <w:lang w:val="en-GB"/>
          </w:rPr>
          <w:delInstrText>ADDIN CSL_CITATION {"citationItems":[{"id":"ITEM-1","itemData":{"DOI":"10.1016/j.reprotox.2016.04.005","ISSN":"1873-1708","PMID":"27067915","abstract":"Evidence from toxicological studies has demonstrated that phthalates can lead to reduced fertility through effects on folliculogenesis, oocyte maturation and embryonic development, but human data are limited. Concentrations of eight phthalate metabolites in 110 follicular fluid (FF) and urine samples collected from 112 women attending an infertility clinic in Wuhan, China were quantified, and correlations between paired matrices were explored. Associations between metabolite concentrations and in vitro fertilization (IVF) parameters were evaluated with multivariable models. Six metabolites were detected in &gt;72.73% of the FF samples. MEHP and MBP were the dominant metabolites with a median level of 2.80 and 2.05ng/mL, respectively. Significant correlations between the two matrices, urine and FF, were found for MEP (rs=0.44), and MBP (rs=0.22). FF and urinary metabolite concentrations were not associated with any IVF parameters. However, given the prevalence of phthalates exposure, further work is needed to elucidate the potential hazard on female reproduction.","author":[{"dropping-particle":"","family":"Du","given":"Yao-Yao","non-dropping-particle":"","parse-names":false,"suffix":""},{"dropping-particle":"","family":"Fang","given":"Yue-Li","non-dropping-particle":"","parse-names":false,"suffix":""},{"dropping-particle":"","family":"Wang","given":"Yi-Xin","non-dropping-particle":"","parse-names":false,"suffix":""},{"dropping-particle":"","family":"Zeng","given":"Qiang","non-dropping-particle":"","parse-names":false,"suffix":""},{"dropping-particle":"","family":"Guo","given":"Na","non-dropping-particle":"","parse-names":false,"suffix":""},{"dropping-particle":"","family":"Zhao","given":"Hua","non-dropping-particle":"","parse-names":false,"suffix":""},{"dropping-particle":"","family":"Li","given":"Yu-Feng","non-dropping-particle":"","parse-names":false,"suffix":""}],"container-title":"Reproductive toxicology (Elmsford, N.Y.)","id":"ITEM-1","issued":{"date-parts":[["2016","6"]]},"page":"142-50","title":"Follicular fluid and urinary concentrations of phthalate metabolites among infertile women and associations with in vitro fertilization parameters.","type":"article-journal","volume":"61"},"uris":["http://www.mendeley.com/documents/?uuid=b14cb764-c8cc-44f2-811f-7c213fa2821f"]},{"id":"ITEM-2","itemData":{"DOI":"10.1016/j.reprotox.2014.06.008","ISSN":"1873-1708","PMID":"24994688","abstract":"Phthalates are the diverse group of compounds abundantly present in environment. The present study shows the estrogenic potential of diethyl phthalate (DEP). The data showed that DEP increased the transactivation of ER in CHO and MCF-7 cells suggesting its interaction with ER. In vivo parameters like increased uterine epithelial cell height and up regulation of various steroidogenic genes were also observed in adult female rats. Our uterotrophic assay data from immature female rats suggested that DEP treatment resulted in augmentation of uterine weight as well as luminal epithelial cell heights in both vaginal and uterine tissues. Further, DEP was able to upregulate pS2 gene expression with simultaneous activation of MAPK pathway as demonstrated by increased p-ERK/ERK ratio. Taken together, the present data suggests that DEP acts as an estrogenic compound and based on these data further detailed studies would reveal its mode of action at cellular levels.","author":[{"dropping-particle":"","family":"Kumar","given":"Narender","non-dropping-particle":"","parse-names":false,"suffix":""},{"dropping-particle":"","family":"Sharan","given":"Shruti","non-dropping-particle":"","parse-names":false,"suffix":""},{"dropping-particle":"","family":"Srivastava","given":"Swati","non-dropping-particle":"","parse-names":false,"suffix":""},{"dropping-particle":"","family":"Roy","given":"Partha","non-dropping-particle":"","parse-names":false,"suffix":""}],"container-title":"Reproductive toxicology (Elmsford, N.Y.)","id":"ITEM-2","issued":{"date-parts":[["2014","11"]]},"page":"12-26","title":"Assessment of estrogenic potential of diethyl phthalate in female reproductive system involving both genomic and non-genomic actions.","type":"article-journal","volume":"49"},"uris":["http://www.mendeley.com/documents/?uuid=78d1d42a-95f9-4c0b-b60d-391fa6bf37cf"]},{"id":"ITEM-3","itemData":{"DOI":"10.1038/srep29318","ISSN":"2045-2322","PMID":"27384909","abstract":"Increasing evidence supports an association between exposure to endocrine disruptors, such as the xenoestrogen bisphenol A (BPA), a commonly used plasticiser, and the developmental programming of offspring health. To date however animal studies to investigate a direct causal have mainly focussed on supra-environmental BPA concentrations, without investigating the effect on the early embryo. In this study we investigated the effect of acute BPA exposure (days 3.5 to 7.5 post-fertilisation) at environmentally relevant concentrations (1 and 10 ng/mL) on in vitro bovine embryo development, quality and metabolism. We then examined whether culturing embryos in the presence of the oestrogen receptor inhibitor fulvestrant could negate effects of BPA and 17β-oestradiol (E2). Exposure to BPA or E2 (10 ng/mL) decreased blastocyst rate and the percentage of transferrable quality embryos, without affecting cell number, lineage allocation or metabolic gene expression compared to untreated embryos. Notably, blastocysts exposed to BPA and E2 (10 ng/mL) displayed an increase in glucose consumption. The presence of fulvestrant however negated the adverse developmental and metabolic effects, suggesting BPA elicits its effects via oestrogen-mediated pathways. This study demonstrates that even acute exposure to an environmentally relevant BPA concentration can affect early embryo development and metabolism. These may have long-term health consequences on an individual.","author":[{"dropping-particle":"","family":"Choi","given":"Bom-Ie","non-dropping-particle":"","parse-names":false,"suffix":""},{"dropping-particle":"","family":"Harvey","given":"Alexandra J.","non-dropping-particle":"","parse-names":false,"suffix":""},{"dropping-particle":"","family":"Green","given":"Mark P.","non-dropping-particle":"","parse-names":false,"suffix":""}],"container-title":"Scientific Reports","id":"ITEM-3","issue":"1","issued":{"date-parts":[["2016"]]},"page":"29318","publisher":"Nature Publishing Group","title":"Bisphenol A affects early bovine embryo development and metabolism that is negated by an oestrogen receptor inhibitor","type":"article-journal","volume":"6"},"uris":["http://www.mendeley.com/documents/?uuid=32c263d0-0ee9-43bb-a992-b7070ebdef6f"]},{"id":"ITEM-4","itemData":{"DOI":"10.1371/journal.pone.0130896","ISSN":"1932-6203","PMID":"26154164","abstract":"We examined acute exposure of Holstein cows to di(2-ethylhexyl) phthalate (DEHP) and its carryover effects on ovarian function and oocyte developmental competence. Synchronized cows were tube-fed with water or 100 mg/kg DEHP per day for 3 days. Blood, urine and milk samples were collected before, during and after DEHP exposure to examine its clearance pattern. Ovarian follicular dynamics was monitored through an entire estrous cycle by ultrasonographic scanning. Follicular fluids were aspirated from the preovulatory follicles on days 0 and 29 of the experiment and analyzed for phthalate metabolites and estradiol concentration. The aspirated follicular fluid was used as maturation medium for in-vitro embryo production. Findings revealed that DEHP impairs the pattern of follicular development, with a prominent effect on dominant follicles. The diameter and growth rate of the first- and second-wave dominant follicles were lower (P &lt; 0.05) in the DEHP-treated group. Estradiol concentration in the follicular fluid was lower in the DEHP-treated group than in controls, and associated with a higher number of follicular pathologies (follicle diameter &gt;25 mm). The pattern of growth and regression of the corpus luteum differed between groups, with a lower volume in the DEHP-treated group (P &lt; 0.05). The follicular fluid aspirated from the DEHP-treated group, but not the controls, contained 23 nM mono(2-ethylhexyl) phthalate. Culturing of cumulus oocyte complexes in the follicular fluid aspirated from DEHP-treated cows reduced the proportion of oocytes progressing to the MII stage, and the proportions of 2- to 4-cell-stage embryos (P &lt; 0.04) and 7-day blastocysts (P &lt; 0.06). The results describe the risk associated with acute exposure to DEHP and its deleterious carryover effects on ovarian function, nuclear maturation and oocyte developmental competence.","author":[{"dropping-particle":"","family":"Kalo","given":"Dorit","non-dropping-particle":"","parse-names":false,"suffix":""},{"dropping-particle":"","family":"Hadas","given":"Ron","non-dropping-particle":"","parse-names":false,"suffix":""},{"dropping-particle":"","family":"Furman","given":"Ori","non-dropping-particle":"","parse-names":false,"suffix":""},{"dropping-particle":"","family":"Ben-Ari","given":"Julius","non-dropping-particle":"","parse-names":false,"suffix":""},{"dropping-particle":"","family":"Maor","given":"Yehoshua","non-dropping-particle":"","parse-names":false,"suffix":""},{"dropping-particle":"","family":"Patterson","given":"Donald G","non-dropping-particle":"","parse-names":false,"suffix":""},{"dropping-particle":"","family":"Tomey","given":"Cynthia","non-dropping-particle":"","parse-names":false,"suffix":""},{"dropping-particle":"","family":"Roth","given":"Zvi","non-dropping-particle":"","parse-names":false,"suffix":""}],"container-title":"PloS one","id":"ITEM-4","issue":"7","issued":{"date-parts":[["2015"]]},"page":"e0130896","title":"Carryover Effects of Acute DEHP Exposure on Ovarian Function and Oocyte Developmental Competence in Lactating Cows.","type":"article-journal","volume":"10"},"uris":["http://www.mendeley.com/documents/?uuid=c72cbebd-725e-4b7d-a16e-02821c145559"]},{"id":"ITEM-5","itemData":{"DOI":"10.1016/j.ygcen.2004.06.011","ISSN":"00166480","PMID":"15364205","abstract":"Many chemicals released into the environment have the capacity to disrupt the normal development of aquatic animals. We investigated the influence of nonylphenol (NP), bisphenol-A (BPA), and 17β-estradiol (E2) on developing Xenopus laevis embryos, as a model animal in the aquatic environment. Embryos were exposed to eight different concentrations of NP, BPA or E2 between 3 and 96 h post-fertilization (p.f.). Short body length, microcephaly, flexure, edema, and abnormal gut coiling were induced by 20 μM NP, BPA or 10 μM E2 by 96 h p.f. To clarify sensitive stages to these compounds, embryos were exposed to chemicals for 45 or 48 h starting at different developmental stages and experiments were terminated 96 h p.f. BPA and NP induced abnormalities in developing X. laevis, though the sensitive stages of embryos to these chemicals are different, BPA affecting earlier stages and NP affecting at later stages. To analyze the functional mechanisms of BPA and NP in induction of morphological changes, we adapted a DNA array technology and identified 6 X. laevis genes, XIRG, α skeletal tropomyosin, cyclin G1, HGF, troponin C2, and ribosomal protein L9. These findings may provide important clues to elucidate common mechanisms underlying teratogenic effects of these chemicals. © 2004 Elsevier Inc. All rights reserved.","author":[{"dropping-particle":"","family":"Sone","given":"Kiyoaki","non-dropping-particle":"","parse-names":false,"suffix":""},{"dropping-particle":"","family":"Hinago","given":"Megumi","non-dropping-particle":"","parse-names":false,"suffix":""},{"dropping-particle":"","family":"Kitayama","given":"Atsushi","non-dropping-particle":"","parse-names":false,"suffix":""},{"dropping-particle":"","family":"Morokuma","given":"Junji","non-dropping-particle":"","parse-names":false,"suffix":""},{"dropping-particle":"","family":"Ueno","given":"Naoto","non-dropping-particle":"","parse-names":false,"suffix":""},{"dropping-particle":"","family":"Watanabe","given":"Hajime","non-dropping-particle":"","parse-names":false,"suffix":""},{"dropping-particle":"","family":"Iguchi","given":"Taisen","non-dropping-particle":"","parse-names":false,"suffix":""}],"container-title":"General and Comparative Endocrinology","id":"ITEM-5","issue":"3","issued":{"date-parts":[["2004"]]},"page":"228-236","title":"Effects of 17β-estradiol, nonylphenol, and bisphenol-A on developing Xenopus laevis embryos","type":"article-journal","volume":"138"},"uris":["http://www.mendeley.com/documents/?uuid=a2d91984-cbe1-4d36-bf4d-bc04c520cb89"]},{"id":"ITEM-6","itemData":{"DOI":"10.1530/JOE-17-0023","ISSN":"1479-6805","PMID":"28356401","abstract":"Endocrine disrupting chemicals are ubiquitous chemicals that exhibit endocrine disrupting properties in both humans and animals. Female reproduction is an important process, which is regulated by hormones and is susceptible to the effects of exposure to endocrine disrupting chemicals. Disruptions in female reproductive functions by endocrine disrupting chemicals may result in subfertility, infertility, improper hormone production, estrous and menstrual cycle abnormalities, anovulation, and early reproductive senescence. This review summarizes the effects of a variety of synthetic endocrine disrupting chemicals on fertility during adult life. The chemicals covered in this review are pesticides (organochlorines, organophosphates, carbamates, pyrethroids, and triazines), heavy metals (arsenic, lead, and mercury), diethylstilbesterol, plasticizer alternatives (di-(2-ethylhexyl) phthalate and bisphenol A alternatives), 2,3,7,8-tetrachlorodibenzo-p-dioxin, nonylphenol, polychlorinated biphenyls, triclosan, and parabens. This review focuses on the hypothalamus, pituitary, ovary, and uterus because together they regulate normal female fertility and the onset of reproductive senescence. The literature shows that several endocrine disrupting chemicals have endocrine disrupting abilities in females during adult life, causing fertility abnormalities in both humans and animals.","author":[{"dropping-particle":"","family":"Rattan","given":"Saniya","non-dropping-particle":"","parse-names":false,"suffix":""},{"dropping-particle":"","family":"Zhou","given":"Changqing","non-dropping-particle":"","parse-names":false,"suffix":""},{"dropping-particle":"","family":"Chiang","given":"Catheryne","non-dropping-particle":"","parse-names":false,"suffix":""},{"dropping-particle":"","family":"Mahalingam","given":"Sharada","non-dropping-particle":"","parse-names":false,"suffix":""},{"dropping-particle":"","family":"Brehm","given":"Emily","non-dropping-particle":"","parse-names":false,"suffix":""},{"dropping-particle":"","family":"Flaws","given":"Jodi A","non-dropping-particle":"","parse-names":false,"suffix":""}],"container-title":"The Journal of endocrinology","id":"ITEM-6","issue":"3","issued":{"date-parts":[["2017","6"]]},"page":"R109-R129","title":"Exposure to endocrine disruptors during adulthood: consequences for female fertility.","type":"article-journal","volume":"233"},"uris":["http://www.mendeley.com/documents/?uuid=57e97264-2c73-49eb-9dbc-b627b8b8593e"]},{"id":"ITEM-7","itemData":{"DOI":"10.1038/s41598-020-57816-y","ISSN":"2045-2322","abstract":"The introduction of poly(dimethylsiloxane) (PDMS) and soft lithography in the 90’s has revolutionized the field of microfluidics by almost eliminating the need for a clean-room environment for device fabrication. More recently, 3D printing has been introduced to fabricate molds for soft lithography, the only step for which a clean-room environment is still often necessary, to further support the rapid prototyping of PDMS microfluidic devices. However, toxicity of most of the commercial 3D printing resins has been established, and little is known regarding the potential for 3D printed molds to leak components into the PDMS that would, in turn, hamper cells and/or tissues cultured in the devices. In the present study, we investigated if 3D printed molds produced by stereolithography can leach components into PDMS, and compared 3D printed molds to their more conventional SU-8 counterparts. Different leachates were detected in aqueous solutions incubated in the resulting PDMS devices prepared from widely used PDMS pre-polymer:curing agent ratios (10:1, 15:1 and 20:1), and these leachates were identified as originating from resins and catalyst substances. Next, we explored the possibility to culture cells and tissues in these PDMS devices produced from 3D printed molds and after proper device washing and conditioning. Importantly, we demonstrated that the resulting PDMS devices supported physiological cultures of HeLa cells and ovarian tissues in vitro , with superior outcomes than static conventional cultures.","author":[{"dropping-particle":"","family":"Almeida Monteiro Melo Ferraz","given":"Marcia","non-dropping-particle":"de","parse-names":false,"suffix":""},{"dropping-particle":"","family":"Nagashima","given":"Jennifer Beth","non-dropping-particle":"","parse-names":false,"suffix":""},{"dropping-particle":"","family":"Venzac","given":"Bastien","non-dropping-particle":"","parse-names":false,"suffix":""},{"dropping-particle":"","family":"Gac","given":"Séverine","non-dropping-particle":"Le","parse-names":false,"suffix":""},{"dropping-particle":"","family":"Songsasen","given":"Nucharin","non-dropping-particle":"","parse-names":false,"suffix":""}],"container-title":"Scientific Reports","id":"ITEM-7","issue":"1","issued":{"date-parts":[["2020","12","22"]]},"page":"994","title":"3D printed mold leachates in PDMS microfluidic devices","type":"article-journal","volume":"10"},"uris":["http://www.mendeley.com/documents/?uuid=b97e9297-0b5a-41c5-9cdc-0051ecb7128a"]},{"id":"ITEM-8","itemData":{"DOI":"10.1021/acs.estlett.7b00495","ISSN":"2328-8930","PMID":"29911125","abstract":"Polymer engineering, such as in three-dimensional (3D) printing, is rapidly gaining popularity, not only in the scientific and medical fields but also in the community in general. However, little is known about the toxicity of engineered materials. Therefore, we assessed the toxicity of 3D-printed and molded parts from five different polymers commonly used for prototyping, fabrication of organ-on-a-chip platforms, and medical devices. Toxic effects of PIC100, E-Shell200, E-Shell300, polydimethylsiloxane, and polystyrene (PS) on early bovine embryo development, on the transactivation of estrogen receptors were assessed, and possible polymer-leached components were identified by mass spectrometry. Embryo development beyond the two-cell stage was inhibited by PIC100, E-Shell200, and E-Shell300 and correlated to the released amount of diethyl phthalate and polyethylene glycol. Furthermore, all polymers (except PS) induced estrogen receptor transactivation. The released materials from PIC100 inhibited embryo cleavage across a confluent monolayer culture of oviduct epithelial cells and also inhibited oocyte maturation. These findings highlight the need for cautious use of engineered polymers for household 3D printing and bioengineering of culture and medical devices and the need for the safe disposal of used devices and associated waste.","author":[{"dropping-particle":"","family":"Almeida Monteiro Melo Ferraz","given":"Marcia","non-dropping-particle":"de","parse-names":false,"suffix":""},{"dropping-particle":"","family":"Henning","given":"Heiko H. W.","non-dropping-particle":"","parse-names":false,"suffix":""},{"dropping-particle":"","family":"Ferreira da Costa","given":"Pedro","non-dropping-particle":"","parse-names":false,"suffix":""},{"dropping-particle":"","family":"Malda","given":"Jos","non-dropping-particle":"","parse-names":false,"suffix":""},{"dropping-particle":"","family":"Gac","given":"Séverine","non-dropping-particle":"Le","parse-names":false,"suffix":""},{"dropping-particle":"","family":"Bray","given":"Fabrice","non-dropping-particle":"","parse-names":false,"suffix":""},{"dropping-particle":"","family":"Duursen","given":"Majorie B. M.","non-dropping-particle":"van","parse-names":false,"suffix":""},{"dropping-particle":"","family":"Brouwers","given":"Jos F.","non-dropping-particle":"","parse-names":false,"suffix":""},{"dropping-particle":"","family":"Lest","given":"Chris H. A.","non-dropping-particle":"van de","parse-names":false,"suffix":""},{"dropping-particle":"","family":"Bertijn","given":"Ingeborg","non-dropping-particle":"","parse-names":false,"suffix":""},{"dropping-particle":"","family":"Kraneburg","given":"Lisa","non-dropping-particle":"","parse-names":false,"suffix":""},{"dropping-particle":"","family":"Vos","given":"Peter L. A. M.","non-dropping-particle":"","parse-names":false,"suffix":""},{"dropping-particle":"","family":"Stout","given":"Tom A. E.","non-dropping-particle":"","parse-names":false,"suffix":""},{"dropping-particle":"","family":"Gadella","given":"Barend M.","non-dropping-particle":"","parse-names":false,"suffix":""}],"container-title":"Environmental Science &amp; Technology Letters","id":"ITEM-8","issue":"2","issued":{"date-parts":[["2018","2","13"]]},"page":"80-85","title":"Potential Health and Environmental Risks of Three-Dimensional Engineered Polymers","type":"article-journal","volume":"5"},"uris":["http://www.mendeley.com/documents/?uuid=a605d6d4-355f-4821-ab87-73dd6ba567dc"]}],"mendeley":{"formattedCitation":"(&lt;i&gt;10&lt;/i&gt;, &lt;i&gt;11&lt;/i&gt;, &lt;i&gt;15&lt;/i&gt;–&lt;i&gt;17&lt;/i&gt;, &lt;i&gt;19&lt;/i&gt;–&lt;i&gt;21&lt;/i&gt;)","plainTextFormattedCitation":"(10, 11, 15–17, 19–21)","previouslyFormattedCitation":"(&lt;i&gt;10&lt;/i&gt;–&lt;i&gt;17&lt;/i&gt;)"},"properties":{"noteIndex":0},"schema":"https://github.com/citation-style-language/schema/raw/master/csl-citation.json"}</w:delInstrText>
        </w:r>
        <w:r w:rsidRPr="002622C2" w:rsidDel="00630E77">
          <w:rPr>
            <w:bCs/>
            <w:lang w:val="en-GB"/>
          </w:rPr>
          <w:fldChar w:fldCharType="separate"/>
        </w:r>
        <w:r w:rsidR="00CF3D3B" w:rsidRPr="002622C2" w:rsidDel="00630E77">
          <w:rPr>
            <w:bCs/>
            <w:noProof/>
            <w:lang w:val="en-GB"/>
          </w:rPr>
          <w:delText>(</w:delText>
        </w:r>
        <w:r w:rsidR="00CF3D3B" w:rsidRPr="002622C2" w:rsidDel="00630E77">
          <w:rPr>
            <w:bCs/>
            <w:i/>
            <w:noProof/>
            <w:lang w:val="en-GB"/>
          </w:rPr>
          <w:delText>10</w:delText>
        </w:r>
        <w:r w:rsidR="00CF3D3B" w:rsidRPr="002622C2" w:rsidDel="00630E77">
          <w:rPr>
            <w:bCs/>
            <w:noProof/>
            <w:lang w:val="en-GB"/>
          </w:rPr>
          <w:delText xml:space="preserve">, </w:delText>
        </w:r>
        <w:r w:rsidR="00CF3D3B" w:rsidRPr="002622C2" w:rsidDel="00630E77">
          <w:rPr>
            <w:bCs/>
            <w:i/>
            <w:noProof/>
            <w:lang w:val="en-GB"/>
          </w:rPr>
          <w:delText>11</w:delText>
        </w:r>
        <w:r w:rsidR="00CF3D3B" w:rsidRPr="002622C2" w:rsidDel="00630E77">
          <w:rPr>
            <w:bCs/>
            <w:noProof/>
            <w:lang w:val="en-GB"/>
          </w:rPr>
          <w:delText xml:space="preserve">, </w:delText>
        </w:r>
        <w:r w:rsidR="00CF3D3B" w:rsidRPr="002622C2" w:rsidDel="00630E77">
          <w:rPr>
            <w:bCs/>
            <w:i/>
            <w:noProof/>
            <w:lang w:val="en-GB"/>
          </w:rPr>
          <w:delText>15</w:delText>
        </w:r>
        <w:r w:rsidR="00CF3D3B" w:rsidRPr="002622C2" w:rsidDel="00630E77">
          <w:rPr>
            <w:bCs/>
            <w:noProof/>
            <w:lang w:val="en-GB"/>
          </w:rPr>
          <w:delText>–</w:delText>
        </w:r>
        <w:r w:rsidR="00CF3D3B" w:rsidRPr="002622C2" w:rsidDel="00630E77">
          <w:rPr>
            <w:bCs/>
            <w:i/>
            <w:noProof/>
            <w:lang w:val="en-GB"/>
          </w:rPr>
          <w:delText>17</w:delText>
        </w:r>
        <w:r w:rsidR="00CF3D3B" w:rsidRPr="002622C2" w:rsidDel="00630E77">
          <w:rPr>
            <w:bCs/>
            <w:noProof/>
            <w:lang w:val="en-GB"/>
          </w:rPr>
          <w:delText xml:space="preserve">, </w:delText>
        </w:r>
        <w:r w:rsidR="00CF3D3B" w:rsidRPr="002622C2" w:rsidDel="00630E77">
          <w:rPr>
            <w:bCs/>
            <w:i/>
            <w:noProof/>
            <w:lang w:val="en-GB"/>
          </w:rPr>
          <w:delText>19</w:delText>
        </w:r>
        <w:r w:rsidR="00CF3D3B" w:rsidRPr="002622C2" w:rsidDel="00630E77">
          <w:rPr>
            <w:bCs/>
            <w:noProof/>
            <w:lang w:val="en-GB"/>
          </w:rPr>
          <w:delText>–</w:delText>
        </w:r>
        <w:r w:rsidR="00CF3D3B" w:rsidRPr="002622C2" w:rsidDel="00630E77">
          <w:rPr>
            <w:bCs/>
            <w:i/>
            <w:noProof/>
            <w:lang w:val="en-GB"/>
          </w:rPr>
          <w:delText>21</w:delText>
        </w:r>
        <w:r w:rsidR="00CF3D3B" w:rsidRPr="002622C2" w:rsidDel="00630E77">
          <w:rPr>
            <w:bCs/>
            <w:noProof/>
            <w:lang w:val="en-GB"/>
          </w:rPr>
          <w:delText>)</w:delText>
        </w:r>
        <w:r w:rsidRPr="002622C2" w:rsidDel="00630E77">
          <w:rPr>
            <w:lang w:val="en-GB"/>
          </w:rPr>
          <w:fldChar w:fldCharType="end"/>
        </w:r>
      </w:del>
      <w:del w:id="7" w:author="mnoonan" w:date="2022-08-25T13:48:00Z">
        <w:r w:rsidRPr="002622C2" w:rsidDel="00630E77">
          <w:rPr>
            <w:bCs/>
            <w:lang w:val="en-GB"/>
          </w:rPr>
          <w:delText xml:space="preserve"> the potential impacts of MPs – defined as plastic particles &lt;5 mm in size that are insoluble in water –  are of particular concern, due to </w:delText>
        </w:r>
      </w:del>
      <w:del w:id="8" w:author="mnoonan" w:date="2022-08-25T13:46:00Z">
        <w:r w:rsidRPr="002622C2" w:rsidDel="00630E77">
          <w:rPr>
            <w:bCs/>
            <w:lang w:val="en-GB"/>
          </w:rPr>
          <w:delText xml:space="preserve">its </w:delText>
        </w:r>
      </w:del>
      <w:del w:id="9" w:author="mnoonan" w:date="2022-08-25T13:48:00Z">
        <w:r w:rsidRPr="002622C2" w:rsidDel="00630E77">
          <w:rPr>
            <w:bCs/>
            <w:lang w:val="en-GB"/>
          </w:rPr>
          <w:delText>ubiquitous and long-lived nature.</w:delText>
        </w:r>
      </w:del>
      <w:del w:id="10" w:author="mnoonan" w:date="2022-08-25T13:46:00Z">
        <w:r w:rsidRPr="002622C2" w:rsidDel="00630E77">
          <w:rPr>
            <w:bCs/>
            <w:lang w:val="en-GB"/>
          </w:rPr>
          <w:delText xml:space="preserve"> </w:delText>
        </w:r>
      </w:del>
      <w:del w:id="11" w:author="mnoonan" w:date="2022-08-25T13:48:00Z">
        <w:r w:rsidR="009E2D54" w:rsidRPr="002622C2" w:rsidDel="00630E77">
          <w:rPr>
            <w:bCs/>
            <w:lang w:val="en-GB"/>
          </w:rPr>
          <w:delText xml:space="preserve"> </w:delText>
        </w:r>
      </w:del>
      <w:r w:rsidR="009E2D54" w:rsidRPr="002622C2">
        <w:rPr>
          <w:bCs/>
          <w:lang w:val="en-GB"/>
        </w:rPr>
        <w:t>Decades of careless use</w:t>
      </w:r>
      <w:del w:id="12" w:author="mnoonan" w:date="2022-08-25T13:34:00Z">
        <w:r w:rsidR="009E2D54" w:rsidRPr="002622C2" w:rsidDel="000E6306">
          <w:rPr>
            <w:bCs/>
            <w:lang w:val="en-GB"/>
          </w:rPr>
          <w:delText>,</w:delText>
        </w:r>
      </w:del>
      <w:r w:rsidR="009E2D54" w:rsidRPr="002622C2">
        <w:rPr>
          <w:bCs/>
          <w:lang w:val="en-GB"/>
        </w:rPr>
        <w:t xml:space="preserve"> and improper disposal have resulted in plastic pollution accumulating almost everywhere on earth</w:t>
      </w:r>
      <w:r w:rsidR="00661697" w:rsidRPr="002622C2">
        <w:rPr>
          <w:bCs/>
          <w:lang w:val="en-GB"/>
        </w:rPr>
        <w:t xml:space="preserve"> </w:t>
      </w:r>
      <w:r w:rsidR="009E2D54" w:rsidRPr="002622C2">
        <w:rPr>
          <w:bCs/>
          <w:lang w:val="en-GB"/>
        </w:rPr>
        <w:fldChar w:fldCharType="begin" w:fldLock="1"/>
      </w:r>
      <w:r w:rsidR="00CF3D3B" w:rsidRPr="002622C2">
        <w:rPr>
          <w:bCs/>
          <w:lang w:val="en-GB"/>
        </w:rPr>
        <w:instrText>ADDIN CSL_CITATION {"citationItems":[{"id":"ITEM-1","itemData":{"DOI":"10.1016/j.marpolbul.2011.09.025","ISSN":"0025326X","abstract":"Since the mass production of plastics began in the 1940s, microplastic contamination of the marine environment has been a growing problem. Here, a review of the literature has been conducted with the following objectives: (1) to summarise the properties, nomenclature and sources of microplastics; (2) to discuss the routes by which microplastics enter the marine environment; (3) to evaluate the methods by which microplastics are detected in the marine environment; (4) to assess spatial and temporal trends of microplastic abundance; and (5) to discuss the environmental impact of microplastics. Microplastics are both abundant and widespread within the marine environment, found in their highest concentrations along coastlines and within mid-ocean gyres. Ingestion of microplastics has been demonstrated in a range of marine organisms, a process which may facilitate the transfer of chemical additives or hydrophobic waterborne pollutants to biota. We conclude by highlighting key future research areas for scientists and policymakers. © 2011 Elsevier Ltd.","author":[{"dropping-particle":"","family":"Cole","given":"Matthew","non-dropping-particle":"","parse-names":false,"suffix":""},{"dropping-particle":"","family":"Lindeque","given":"Pennie","non-dropping-particle":"","parse-names":false,"suffix":""},{"dropping-particle":"","family":"Halsband","given":"Claudia","non-dropping-particle":"","parse-names":false,"suffix":""},{"dropping-particle":"","family":"Galloway","given":"Tamara S.","non-dropping-particle":"","parse-names":false,"suffix":""}],"container-title":"Marine Pollution Bulletin","id":"ITEM-1","issue":"12","issued":{"date-parts":[["2011"]]},"page":"2588-2597","publisher":"Elsevier Ltd","title":"Microplastics as contaminants in the marine environment: A review","type":"article-journal","volume":"62"},"uris":["http://www.mendeley.com/documents/?uuid=5c448d87-e8c5-4d66-812c-3e3eff70a7f7","http://www.mendeley.com/documents/?uuid=e84ce74d-4632-4759-84da-6faea1ff226d"]},{"id":"ITEM-2","itemData":{"DOI":"10.1126/science.abc4428","ISSN":"10959203","PMID":"32527817","author":[{"dropping-particle":"","family":"Rochman","given":"Chelsea M.","non-dropping-particle":"","parse-names":false,"suffix":""},{"dropping-particle":"","family":"Hoellein","given":"Timothy","non-dropping-particle":"","parse-names":false,"suffix":""}],"container-title":"Science (New York, N.Y.)","id":"ITEM-2","issue":"6496","issued":{"date-parts":[["2020"]]},"page":"1184-1185","title":"The global odyssey of plastic pollution","type":"article-journal","volume":"368"},"uris":["http://www.mendeley.com/documents/?uuid=38b650a8-f7ce-4480-be74-e57ed112f5ae","http://www.mendeley.com/documents/?uuid=840e66d2-b557-4051-b610-bf60cddacf6a"]}],"mendeley":{"formattedCitation":"(&lt;i&gt;22&lt;/i&gt;, &lt;i&gt;23&lt;/i&gt;)","plainTextFormattedCitation":"(22, 23)","previouslyFormattedCitation":"(&lt;i&gt;18&lt;/i&gt;, &lt;i&gt;19&lt;/i&gt;)"},"properties":{"noteIndex":0},"schema":"https://github.com/citation-style-language/schema/raw/master/csl-citation.json"}</w:instrText>
      </w:r>
      <w:r w:rsidR="009E2D54" w:rsidRPr="002622C2">
        <w:rPr>
          <w:bCs/>
          <w:lang w:val="en-GB"/>
        </w:rPr>
        <w:fldChar w:fldCharType="separate"/>
      </w:r>
      <w:r w:rsidR="00CF3D3B" w:rsidRPr="002622C2">
        <w:rPr>
          <w:bCs/>
          <w:noProof/>
          <w:lang w:val="en-GB"/>
        </w:rPr>
        <w:t>(</w:t>
      </w:r>
      <w:r w:rsidR="00CF3D3B" w:rsidRPr="002622C2">
        <w:rPr>
          <w:bCs/>
          <w:i/>
          <w:noProof/>
          <w:lang w:val="en-GB"/>
        </w:rPr>
        <w:t>22</w:t>
      </w:r>
      <w:r w:rsidR="00CF3D3B" w:rsidRPr="002622C2">
        <w:rPr>
          <w:bCs/>
          <w:noProof/>
          <w:lang w:val="en-GB"/>
        </w:rPr>
        <w:t xml:space="preserve">, </w:t>
      </w:r>
      <w:r w:rsidR="00CF3D3B" w:rsidRPr="002622C2">
        <w:rPr>
          <w:bCs/>
          <w:i/>
          <w:noProof/>
          <w:lang w:val="en-GB"/>
        </w:rPr>
        <w:t>23</w:t>
      </w:r>
      <w:r w:rsidR="00CF3D3B" w:rsidRPr="002622C2">
        <w:rPr>
          <w:bCs/>
          <w:noProof/>
          <w:lang w:val="en-GB"/>
        </w:rPr>
        <w:t>)</w:t>
      </w:r>
      <w:r w:rsidR="009E2D54" w:rsidRPr="002622C2">
        <w:rPr>
          <w:bCs/>
          <w:lang w:val="en-GB"/>
        </w:rPr>
        <w:fldChar w:fldCharType="end"/>
      </w:r>
      <w:ins w:id="13" w:author="mnoonan" w:date="2022-08-25T14:01:00Z">
        <w:r w:rsidR="00907A87" w:rsidRPr="002622C2">
          <w:rPr>
            <w:bCs/>
            <w:lang w:val="en-GB"/>
          </w:rPr>
          <w:t xml:space="preserve"> and</w:t>
        </w:r>
      </w:ins>
      <w:ins w:id="14" w:author="mnoonan" w:date="2022-08-25T13:50:00Z">
        <w:r w:rsidR="00A6100E" w:rsidRPr="002622C2">
          <w:rPr>
            <w:bCs/>
            <w:lang w:val="en-GB"/>
          </w:rPr>
          <w:t xml:space="preserve"> </w:t>
        </w:r>
      </w:ins>
      <w:ins w:id="15" w:author="mnoonan" w:date="2022-08-25T14:15:00Z">
        <w:r w:rsidR="00CD0C26" w:rsidRPr="002622C2">
          <w:rPr>
            <w:bCs/>
            <w:lang w:val="en-GB"/>
          </w:rPr>
          <w:t>micro</w:t>
        </w:r>
      </w:ins>
      <w:ins w:id="16" w:author="mnoonan" w:date="2022-08-25T13:45:00Z">
        <w:r w:rsidR="00630E77" w:rsidRPr="002622C2">
          <w:rPr>
            <w:bCs/>
            <w:lang w:val="en-GB"/>
          </w:rPr>
          <w:t xml:space="preserve">plastics </w:t>
        </w:r>
      </w:ins>
      <w:ins w:id="17" w:author="mnoonan" w:date="2022-08-25T14:15:00Z">
        <w:r w:rsidR="00CD0C26" w:rsidRPr="002622C2">
          <w:rPr>
            <w:bCs/>
            <w:lang w:val="en-GB"/>
          </w:rPr>
          <w:t xml:space="preserve">– defined as plastic particles &lt;5 mm in size that are insoluble in water – </w:t>
        </w:r>
      </w:ins>
      <w:ins w:id="18" w:author="mnoonan" w:date="2022-08-25T13:34:00Z">
        <w:r w:rsidR="000E6306" w:rsidRPr="002622C2">
          <w:rPr>
            <w:bCs/>
            <w:lang w:val="en-GB"/>
          </w:rPr>
          <w:t xml:space="preserve">have </w:t>
        </w:r>
      </w:ins>
      <w:ins w:id="19" w:author="mnoonan" w:date="2022-08-25T13:50:00Z">
        <w:r w:rsidR="00A6100E" w:rsidRPr="002622C2">
          <w:rPr>
            <w:bCs/>
            <w:lang w:val="en-GB"/>
          </w:rPr>
          <w:t xml:space="preserve">now </w:t>
        </w:r>
      </w:ins>
      <w:ins w:id="20" w:author="mnoonan" w:date="2022-08-25T13:34:00Z">
        <w:r w:rsidR="000E6306" w:rsidRPr="002622C2">
          <w:rPr>
            <w:bCs/>
            <w:lang w:val="en-GB"/>
          </w:rPr>
          <w:t xml:space="preserve">been documented in even the most remote </w:t>
        </w:r>
        <w:commentRangeStart w:id="21"/>
        <w:r w:rsidR="000E6306" w:rsidRPr="002622C2">
          <w:rPr>
            <w:bCs/>
            <w:lang w:val="en-GB"/>
          </w:rPr>
          <w:t>environments</w:t>
        </w:r>
      </w:ins>
      <w:commentRangeEnd w:id="21"/>
      <w:ins w:id="22" w:author="mnoonan" w:date="2022-08-25T13:35:00Z">
        <w:r w:rsidR="000E6306" w:rsidRPr="002622C2">
          <w:rPr>
            <w:rStyle w:val="CommentReference"/>
            <w:sz w:val="24"/>
            <w:szCs w:val="24"/>
            <w:rPrChange w:id="23" w:author="mnoonan" w:date="2022-08-25T15:01:00Z">
              <w:rPr>
                <w:rStyle w:val="CommentReference"/>
              </w:rPr>
            </w:rPrChange>
          </w:rPr>
          <w:commentReference w:id="21"/>
        </w:r>
      </w:ins>
      <w:r w:rsidR="009E2D54" w:rsidRPr="002622C2">
        <w:rPr>
          <w:bCs/>
          <w:lang w:val="en-GB"/>
        </w:rPr>
        <w:t xml:space="preserve">. </w:t>
      </w:r>
      <w:ins w:id="24" w:author="mnoonan" w:date="2022-08-25T13:58:00Z">
        <w:r w:rsidR="00D57355" w:rsidRPr="002622C2">
          <w:rPr>
            <w:bCs/>
            <w:lang w:val="en-CA"/>
          </w:rPr>
          <w:t xml:space="preserve">The </w:t>
        </w:r>
      </w:ins>
      <w:ins w:id="25" w:author="mnoonan" w:date="2022-08-25T14:08:00Z">
        <w:r w:rsidR="004314E0" w:rsidRPr="002622C2">
          <w:rPr>
            <w:bCs/>
            <w:lang w:val="en-CA"/>
          </w:rPr>
          <w:t>exponentially increasing</w:t>
        </w:r>
      </w:ins>
      <w:ins w:id="26" w:author="mnoonan" w:date="2022-08-25T13:58:00Z">
        <w:r w:rsidR="00D57355" w:rsidRPr="002622C2">
          <w:rPr>
            <w:bCs/>
            <w:lang w:val="en-CA"/>
          </w:rPr>
          <w:t xml:space="preserve"> volume of plastic</w:t>
        </w:r>
      </w:ins>
      <w:ins w:id="27" w:author="mnoonan" w:date="2022-08-25T14:55:00Z">
        <w:r w:rsidR="00A31496" w:rsidRPr="002622C2">
          <w:rPr>
            <w:bCs/>
            <w:lang w:val="en-CA"/>
          </w:rPr>
          <w:t xml:space="preserve"> pollution</w:t>
        </w:r>
      </w:ins>
      <w:ins w:id="28" w:author="mnoonan" w:date="2022-08-25T13:58:00Z">
        <w:r w:rsidR="00D57355" w:rsidRPr="002622C2">
          <w:rPr>
            <w:bCs/>
            <w:lang w:val="en-CA"/>
          </w:rPr>
          <w:t xml:space="preserve"> making </w:t>
        </w:r>
      </w:ins>
      <w:ins w:id="29" w:author="mnoonan" w:date="2022-08-25T14:56:00Z">
        <w:r w:rsidR="00A31496" w:rsidRPr="002622C2">
          <w:rPr>
            <w:bCs/>
            <w:lang w:val="en-CA"/>
          </w:rPr>
          <w:t>its</w:t>
        </w:r>
      </w:ins>
      <w:ins w:id="30" w:author="mnoonan" w:date="2022-08-25T13:58:00Z">
        <w:r w:rsidR="00D57355" w:rsidRPr="002622C2">
          <w:rPr>
            <w:bCs/>
            <w:lang w:val="en-CA"/>
          </w:rPr>
          <w:t xml:space="preserve"> way into rivers, lakes and oceans has drawn considerable scientific, public, and governmental attention </w:t>
        </w:r>
      </w:ins>
      <w:ins w:id="31" w:author="mnoonan" w:date="2022-08-25T14:04:00Z">
        <w:r w:rsidR="00907A87" w:rsidRPr="002622C2">
          <w:rPr>
            <w:bCs/>
            <w:lang w:val="en-CA"/>
          </w:rPr>
          <w:t>(REFS).</w:t>
        </w:r>
      </w:ins>
      <w:ins w:id="32" w:author="mnoonan" w:date="2022-08-25T14:30:00Z">
        <w:r w:rsidR="00702179" w:rsidRPr="002622C2">
          <w:rPr>
            <w:bCs/>
            <w:lang w:val="en-CA"/>
          </w:rPr>
          <w:t xml:space="preserve"> However, d</w:t>
        </w:r>
      </w:ins>
      <w:ins w:id="33" w:author="mnoonan" w:date="2022-08-25T13:58:00Z">
        <w:r w:rsidR="00D57355" w:rsidRPr="002622C2">
          <w:rPr>
            <w:bCs/>
            <w:lang w:val="en-CA"/>
          </w:rPr>
          <w:t>espite the tens of thousands of peer reviewed publications on</w:t>
        </w:r>
      </w:ins>
      <w:ins w:id="34" w:author="mnoonan" w:date="2022-08-25T14:04:00Z">
        <w:r w:rsidR="00907A87" w:rsidRPr="002622C2">
          <w:rPr>
            <w:bCs/>
            <w:lang w:val="en-CA"/>
          </w:rPr>
          <w:t xml:space="preserve"> </w:t>
        </w:r>
      </w:ins>
      <w:ins w:id="35" w:author="mnoonan" w:date="2022-08-25T14:09:00Z">
        <w:r w:rsidR="004314E0" w:rsidRPr="002622C2">
          <w:rPr>
            <w:bCs/>
            <w:lang w:val="en-CA"/>
          </w:rPr>
          <w:t>plastic pollution</w:t>
        </w:r>
      </w:ins>
      <w:ins w:id="36" w:author="mnoonan" w:date="2022-08-25T13:58:00Z">
        <w:r w:rsidR="00D57355" w:rsidRPr="002622C2">
          <w:rPr>
            <w:bCs/>
            <w:lang w:val="en-CA"/>
          </w:rPr>
          <w:t xml:space="preserve">, </w:t>
        </w:r>
      </w:ins>
      <w:ins w:id="37" w:author="mnoonan" w:date="2022-08-25T14:03:00Z">
        <w:r w:rsidR="00907A87" w:rsidRPr="002622C2">
          <w:rPr>
            <w:bCs/>
            <w:lang w:val="en-CA"/>
          </w:rPr>
          <w:t>the overwhelming majority</w:t>
        </w:r>
      </w:ins>
      <w:ins w:id="38" w:author="mnoonan" w:date="2022-08-25T13:58:00Z">
        <w:r w:rsidR="00D57355" w:rsidRPr="002622C2">
          <w:rPr>
            <w:bCs/>
            <w:lang w:val="en-CA"/>
          </w:rPr>
          <w:t xml:space="preserve"> of these have focused on</w:t>
        </w:r>
      </w:ins>
      <w:ins w:id="39" w:author="mnoonan" w:date="2022-08-25T14:04:00Z">
        <w:r w:rsidR="00907A87" w:rsidRPr="002622C2">
          <w:rPr>
            <w:bCs/>
            <w:lang w:val="en-CA"/>
          </w:rPr>
          <w:t xml:space="preserve"> aquatic ecosystems</w:t>
        </w:r>
      </w:ins>
      <w:ins w:id="40" w:author="mnoonan" w:date="2022-08-25T13:58:00Z">
        <w:r w:rsidR="00D57355" w:rsidRPr="002622C2">
          <w:rPr>
            <w:bCs/>
            <w:lang w:val="en-CA"/>
          </w:rPr>
          <w:t xml:space="preserve">, and very little is known about the </w:t>
        </w:r>
      </w:ins>
      <w:ins w:id="41" w:author="mnoonan" w:date="2022-08-25T14:05:00Z">
        <w:r w:rsidR="00907A87" w:rsidRPr="002622C2">
          <w:rPr>
            <w:bCs/>
            <w:lang w:val="en-CA"/>
          </w:rPr>
          <w:t>effects</w:t>
        </w:r>
      </w:ins>
      <w:ins w:id="42" w:author="mnoonan" w:date="2022-08-25T13:58:00Z">
        <w:r w:rsidR="00D57355" w:rsidRPr="002622C2">
          <w:rPr>
            <w:bCs/>
            <w:lang w:val="en-CA"/>
          </w:rPr>
          <w:t xml:space="preserve"> of </w:t>
        </w:r>
      </w:ins>
      <w:ins w:id="43" w:author="mnoonan" w:date="2022-08-25T14:24:00Z">
        <w:r w:rsidR="009F7CC1" w:rsidRPr="002622C2">
          <w:rPr>
            <w:bCs/>
            <w:lang w:val="en-CA"/>
          </w:rPr>
          <w:t>MPs</w:t>
        </w:r>
      </w:ins>
      <w:ins w:id="44" w:author="mnoonan" w:date="2022-08-25T13:58:00Z">
        <w:r w:rsidR="00D57355" w:rsidRPr="002622C2">
          <w:rPr>
            <w:bCs/>
            <w:lang w:val="en-CA"/>
          </w:rPr>
          <w:t xml:space="preserve"> </w:t>
        </w:r>
      </w:ins>
      <w:ins w:id="45" w:author="mnoonan" w:date="2022-08-25T14:02:00Z">
        <w:r w:rsidR="00907A87" w:rsidRPr="002622C2">
          <w:rPr>
            <w:bCs/>
            <w:lang w:val="en-CA"/>
          </w:rPr>
          <w:t xml:space="preserve">in </w:t>
        </w:r>
        <w:commentRangeStart w:id="46"/>
        <w:r w:rsidR="00907A87" w:rsidRPr="002622C2">
          <w:rPr>
            <w:bCs/>
            <w:lang w:val="en-CA"/>
          </w:rPr>
          <w:t>terrestrial systems</w:t>
        </w:r>
      </w:ins>
      <w:commentRangeEnd w:id="46"/>
      <w:ins w:id="47" w:author="mnoonan" w:date="2022-08-25T14:05:00Z">
        <w:r w:rsidR="00907A87" w:rsidRPr="002622C2">
          <w:rPr>
            <w:rStyle w:val="CommentReference"/>
            <w:sz w:val="24"/>
            <w:szCs w:val="24"/>
            <w:rPrChange w:id="48" w:author="mnoonan" w:date="2022-08-25T15:01:00Z">
              <w:rPr>
                <w:rStyle w:val="CommentReference"/>
              </w:rPr>
            </w:rPrChange>
          </w:rPr>
          <w:commentReference w:id="46"/>
        </w:r>
      </w:ins>
      <w:ins w:id="49" w:author="mnoonan" w:date="2022-08-25T13:58:00Z">
        <w:r w:rsidR="00D57355" w:rsidRPr="002622C2">
          <w:rPr>
            <w:bCs/>
            <w:lang w:val="en-CA"/>
          </w:rPr>
          <w:t xml:space="preserve">. </w:t>
        </w:r>
      </w:ins>
      <w:ins w:id="50" w:author="mnoonan" w:date="2022-08-25T14:10:00Z">
        <w:r w:rsidR="00CD0C26" w:rsidRPr="002622C2">
          <w:rPr>
            <w:bCs/>
            <w:lang w:val="en-CA"/>
          </w:rPr>
          <w:t xml:space="preserve">This knowledge gap is made all the more noteworthy by the fact that </w:t>
        </w:r>
      </w:ins>
      <w:ins w:id="51" w:author="mnoonan" w:date="2022-08-25T14:54:00Z">
        <w:r w:rsidR="00A31496" w:rsidRPr="002622C2">
          <w:rPr>
            <w:rPrChange w:id="52" w:author="mnoonan" w:date="2022-08-25T15:01:00Z">
              <w:rPr>
                <w:sz w:val="22"/>
                <w:szCs w:val="22"/>
              </w:rPr>
            </w:rPrChange>
          </w:rPr>
          <w:lastRenderedPageBreak/>
          <w:t>that 80% of the Earth’s species live on land</w:t>
        </w:r>
        <w:r w:rsidR="00A31496" w:rsidRPr="002622C2">
          <w:rPr>
            <w:rPrChange w:id="53" w:author="mnoonan" w:date="2022-08-25T15:01:00Z">
              <w:rPr>
                <w:sz w:val="22"/>
                <w:szCs w:val="22"/>
              </w:rPr>
            </w:rPrChange>
          </w:rPr>
          <w:fldChar w:fldCharType="begin" w:fldLock="1"/>
        </w:r>
        <w:r w:rsidR="00A31496" w:rsidRPr="002622C2">
          <w:rPr>
            <w:rPrChange w:id="54" w:author="mnoonan" w:date="2022-08-25T15:01:00Z">
              <w:rPr>
                <w:sz w:val="22"/>
                <w:szCs w:val="22"/>
              </w:rPr>
            </w:rPrChange>
          </w:rPr>
          <w:instrText>ADDIN CSL_CITATION {"citationItems":[{"id":"ITEM-1","itemData":{"DOI":"10.1016/j.cub.2012.09.050","ISSN":"09609822","author":[{"dropping-particle":"","family":"Grosberg","given":"Richard K.","non-dropping-particle":"","parse-names":false,"suffix":""},{"dropping-particle":"","family":"Vermeij","given":"Geerat J.","non-dropping-particle":"","parse-names":false,"suffix":""},{"dropping-particle":"","family":"Wainwright","given":"Peter C.","non-dropping-particle":"","parse-names":false,"suffix":""}],"container-title":"Current Biology","id":"ITEM-1","issue":"21","issued":{"date-parts":[["2012","11"]]},"page":"R900-R903","title":"Biodiversity in water and on land","type":"article-journal","volume":"22"},"uris":["http://www.mendeley.com/documents/?uuid=1b547531-cf42-4a9b-978a-b8c70f9417a8"]}],"mendeley":{"formattedCitation":"&lt;sup&gt;18&lt;/sup&gt;","plainTextFormattedCitation":"18","previouslyFormattedCitation":"&lt;sup&gt;18&lt;/sup&gt;"},"properties":{"noteIndex":0},"schema":"https://github.com/citation-style-language/schema/raw/master/csl-citation.json"}</w:instrText>
        </w:r>
        <w:r w:rsidR="00A31496" w:rsidRPr="002622C2">
          <w:rPr>
            <w:rPrChange w:id="55" w:author="mnoonan" w:date="2022-08-25T15:01:00Z">
              <w:rPr>
                <w:sz w:val="22"/>
                <w:szCs w:val="22"/>
              </w:rPr>
            </w:rPrChange>
          </w:rPr>
          <w:fldChar w:fldCharType="separate"/>
        </w:r>
        <w:r w:rsidR="00A31496" w:rsidRPr="002622C2">
          <w:rPr>
            <w:noProof/>
            <w:vertAlign w:val="superscript"/>
            <w:rPrChange w:id="56" w:author="mnoonan" w:date="2022-08-25T15:01:00Z">
              <w:rPr>
                <w:noProof/>
                <w:sz w:val="22"/>
                <w:szCs w:val="22"/>
                <w:vertAlign w:val="superscript"/>
              </w:rPr>
            </w:rPrChange>
          </w:rPr>
          <w:t>18</w:t>
        </w:r>
        <w:r w:rsidR="00A31496" w:rsidRPr="002622C2">
          <w:rPr>
            <w:rPrChange w:id="57" w:author="mnoonan" w:date="2022-08-25T15:01:00Z">
              <w:rPr>
                <w:sz w:val="22"/>
                <w:szCs w:val="22"/>
              </w:rPr>
            </w:rPrChange>
          </w:rPr>
          <w:fldChar w:fldCharType="end"/>
        </w:r>
        <w:r w:rsidR="00A31496" w:rsidRPr="002622C2">
          <w:rPr>
            <w:rPrChange w:id="58" w:author="mnoonan" w:date="2022-08-25T15:01:00Z">
              <w:rPr>
                <w:sz w:val="22"/>
                <w:szCs w:val="22"/>
              </w:rPr>
            </w:rPrChange>
          </w:rPr>
          <w:t xml:space="preserve"> </w:t>
        </w:r>
      </w:ins>
      <w:ins w:id="59" w:author="mnoonan" w:date="2022-08-25T14:10:00Z">
        <w:r w:rsidR="00CD0C26" w:rsidRPr="002622C2">
          <w:rPr>
            <w:bCs/>
            <w:lang w:val="en-CA"/>
          </w:rPr>
          <w:t xml:space="preserve">and </w:t>
        </w:r>
      </w:ins>
      <w:ins w:id="60" w:author="mnoonan" w:date="2022-08-25T14:54:00Z">
        <w:r w:rsidR="00A31496" w:rsidRPr="002622C2">
          <w:rPr>
            <w:bCs/>
            <w:lang w:val="en-CA"/>
          </w:rPr>
          <w:t xml:space="preserve">terrestrial systems </w:t>
        </w:r>
      </w:ins>
      <w:ins w:id="61" w:author="mnoonan" w:date="2022-08-25T14:10:00Z">
        <w:r w:rsidR="00CD0C26" w:rsidRPr="002622C2">
          <w:rPr>
            <w:bCs/>
            <w:lang w:val="en-CA"/>
          </w:rPr>
          <w:t>may represent a larger environmental reservoir</w:t>
        </w:r>
      </w:ins>
      <w:ins w:id="62" w:author="mnoonan" w:date="2022-08-25T14:54:00Z">
        <w:r w:rsidR="00A31496" w:rsidRPr="002622C2">
          <w:rPr>
            <w:bCs/>
            <w:lang w:val="en-CA"/>
          </w:rPr>
          <w:t xml:space="preserve"> of MPs</w:t>
        </w:r>
      </w:ins>
      <w:ins w:id="63" w:author="mnoonan" w:date="2022-08-25T14:10:00Z">
        <w:r w:rsidR="00CD0C26" w:rsidRPr="002622C2">
          <w:rPr>
            <w:bCs/>
            <w:lang w:val="en-CA"/>
          </w:rPr>
          <w:t xml:space="preserve"> than oceans </w:t>
        </w:r>
        <w:r w:rsidR="00CD0C26" w:rsidRPr="002622C2">
          <w:rPr>
            <w:bCs/>
            <w:lang w:val="en-CA"/>
          </w:rPr>
          <w:fldChar w:fldCharType="begin" w:fldLock="1"/>
        </w:r>
        <w:r w:rsidR="00CD0C26" w:rsidRPr="002622C2">
          <w:rPr>
            <w:bCs/>
            <w:lang w:val="en-CA"/>
          </w:rPr>
          <w:instrText>ADDIN CSL_CITATION {"citationItems":[{"id":"ITEM-1","itemData":{"DOI":"10.1016/j.coesh.2017.10.006","ISSN":"24685844","abstract":"The majority of micro(nano)plastic research has been concentrated on the marine environment. Whilst the ocean represents an ultimate sink for contamination, this focus overlooked key processes and pathways of micro(nano)plastics in the terrestrial environment that are of critical importance for their global environmental budget and exposure of humans and biota. Lack of robust analytical methods for the isolation of these materials from complex, organic-rich soil matrices represent a major hindrance. Regardless, soils in agricultural and urban areas are expected to represent major environmental reservoirs of micro(nano)plastics, possibly comprehensively larger than the marine one. Additionally, soils exhibit several potential exposure pathways for micro(nano)plastics to organism and human health, including contamination of groundwater aquifers.","author":[{"dropping-particle":"","family":"Hurley","given":"Rachel R.","non-dropping-particle":"","parse-names":false,"suffix":""},{"dropping-particle":"","family":"Nizzetto","given":"Luca","non-dropping-particle":"","parse-names":false,"suffix":""}],"container-title":"Current Opinion in Environmental Science and Health","id":"ITEM-1","issued":{"date-parts":[["2018"]]},"page":"6-11","publisher":"Elsevier Ltd","title":"Fate and occurrence of micro(nano)plastics in soils: Knowledge gaps and possible risks","type":"article-journal","volume":"1"},"uris":["http://www.mendeley.com/documents/?uuid=e10360a4-c157-4e14-a559-ff8c51d4b9c9","http://www.mendeley.com/documents/?uuid=3608ea89-eb89-4c7f-a02c-68d36e0f3f2f"]},{"id":"ITEM-2","itemData":{"DOI":"10.1111/gcb.14020","ISSN":"13652486","abstract":"Microplastics (plastics &lt;5 mm, including nanoplastics which are &lt;0.1 μm) originate from the fragmentation of large plastic litter or from direct environmental emission. Their potential impacts in terrestrial ecosystems remain largely unexplored despite numerous reported effects on marine organisms. Most plastics arriving in the oceans were produced, used, and often disposed on land. Hence, it is within terrestrial systems that microplastics might first interact with biota eliciting ecologically relevant impacts. This article introduces the pervasive microplastic contamination as a potential agent of global change in terrestrial systems, highlights the physical and chemical nature of the respective observed effects, and discusses the broad toxicity of nanoplastics derived from plastic breakdown. Making relevant links to the fate of microplastics in aquatic continental systems, we here present new insights into the mechanisms of impacts on terrestrial geochemistry, the biophysical environment, and ecotoxicology. Broad changes in continental environments are possible even in particle-rich habitats such as soils. Furthermore, there is a growing body of evidence indicating that microplastics interact with terrestrial organisms that mediate essential ecosystem services and functions, such as soil dwelling invertebrates, terrestrial fungi, and plant-pollinators. Therefore, research is needed to clarify the terrestrial fate and effects of microplastics. We suggest that due to the widespread presence, environmental persistence, and various interactions with continental biota, microplastic pollution might represent an emerging global change threat to terrestrial ecosystems.","author":[{"dropping-particle":"","family":"Souza Machado","given":"Anderson Abel","non-dropping-particle":"de","parse-names":false,"suffix":""},{"dropping-particle":"","family":"Kloas","given":"Werner","non-dropping-particle":"","parse-names":false,"suffix":""},{"dropping-particle":"","family":"Zarfl","given":"Christiane","non-dropping-particle":"","parse-names":false,"suffix":""},{"dropping-particle":"","family":"Hempel","given":"Stefan","non-dropping-particle":"","parse-names":false,"suffix":""},{"dropping-particle":"","family":"Rillig","given":"Matthias C.","non-dropping-particle":"","parse-names":false,"suffix":""}],"container-title":"Global Change Biology","id":"ITEM-2","issue":"4","issued":{"date-parts":[["2018"]]},"page":"1405-1416","title":"Microplastics as an emerging threat to terrestrial ecosystems","type":"article-journal","volume":"24"},"uris":["http://www.mendeley.com/documents/?uuid=6a9c24ec-8dbe-4095-9b2b-4ed346c563ef","http://www.mendeley.com/documents/?uuid=ca0fb117-ede7-4d48-bab2-2bcb1a616384"]}],"mendeley":{"formattedCitation":"(6,7)","plainTextFormattedCitation":"(6,7)","previouslyFormattedCitation":"(6,7)"},"properties":{"noteIndex":0},"schema":"https://github.com/citation-style-language/schema/raw/master/csl-citation.json"}</w:instrText>
        </w:r>
        <w:r w:rsidR="00CD0C26" w:rsidRPr="002622C2">
          <w:rPr>
            <w:bCs/>
            <w:lang w:val="en-CA"/>
          </w:rPr>
          <w:fldChar w:fldCharType="separate"/>
        </w:r>
        <w:r w:rsidR="00CD0C26" w:rsidRPr="002622C2">
          <w:rPr>
            <w:bCs/>
            <w:lang w:val="en-CA"/>
          </w:rPr>
          <w:t>(6,7)</w:t>
        </w:r>
        <w:r w:rsidR="00CD0C26" w:rsidRPr="002622C2">
          <w:rPr>
            <w:bCs/>
            <w:lang w:val="en-CA"/>
          </w:rPr>
          <w:fldChar w:fldCharType="end"/>
        </w:r>
        <w:r w:rsidR="00CD0C26" w:rsidRPr="002622C2">
          <w:rPr>
            <w:bCs/>
            <w:lang w:val="en-CA"/>
          </w:rPr>
          <w:t xml:space="preserve">. </w:t>
        </w:r>
      </w:ins>
      <w:ins w:id="64" w:author="mnoonan" w:date="2022-08-25T14:56:00Z">
        <w:r w:rsidR="00A31496" w:rsidRPr="002622C2">
          <w:rPr>
            <w:bCs/>
            <w:lang w:val="en-CA"/>
          </w:rPr>
          <w:t>With the plastic pollution crisis</w:t>
        </w:r>
      </w:ins>
      <w:ins w:id="65" w:author="mnoonan" w:date="2022-08-25T14:57:00Z">
        <w:r w:rsidR="00A31496" w:rsidRPr="002622C2">
          <w:rPr>
            <w:bCs/>
            <w:lang w:val="en-CA"/>
          </w:rPr>
          <w:t xml:space="preserve"> only expected to worsen over the coming </w:t>
        </w:r>
        <w:commentRangeStart w:id="66"/>
        <w:r w:rsidR="00A31496" w:rsidRPr="002622C2">
          <w:rPr>
            <w:bCs/>
            <w:lang w:val="en-CA"/>
          </w:rPr>
          <w:t>decades</w:t>
        </w:r>
        <w:commentRangeEnd w:id="66"/>
        <w:r w:rsidR="00A31496" w:rsidRPr="002622C2">
          <w:rPr>
            <w:rStyle w:val="CommentReference"/>
            <w:sz w:val="24"/>
            <w:szCs w:val="24"/>
            <w:rPrChange w:id="67" w:author="mnoonan" w:date="2022-08-25T15:01:00Z">
              <w:rPr>
                <w:rStyle w:val="CommentReference"/>
              </w:rPr>
            </w:rPrChange>
          </w:rPr>
          <w:commentReference w:id="66"/>
        </w:r>
        <w:r w:rsidR="00A31496" w:rsidRPr="002622C2">
          <w:rPr>
            <w:bCs/>
            <w:lang w:val="en-CA"/>
          </w:rPr>
          <w:t>, it is imperative t</w:t>
        </w:r>
      </w:ins>
      <w:ins w:id="68" w:author="mnoonan" w:date="2022-08-25T14:58:00Z">
        <w:r w:rsidR="00A31496" w:rsidRPr="002622C2">
          <w:rPr>
            <w:bCs/>
            <w:lang w:val="en-CA"/>
          </w:rPr>
          <w:t xml:space="preserve">hat we </w:t>
        </w:r>
        <w:r w:rsidR="00AF7229" w:rsidRPr="002622C2">
          <w:rPr>
            <w:bCs/>
            <w:lang w:val="en-CA"/>
          </w:rPr>
          <w:t>improve our understanding of the potential he</w:t>
        </w:r>
      </w:ins>
      <w:ins w:id="69" w:author="mnoonan" w:date="2022-08-25T14:59:00Z">
        <w:r w:rsidR="00AF7229" w:rsidRPr="002622C2">
          <w:rPr>
            <w:bCs/>
            <w:lang w:val="en-CA"/>
          </w:rPr>
          <w:t>a</w:t>
        </w:r>
      </w:ins>
      <w:ins w:id="70" w:author="mnoonan" w:date="2022-08-25T14:58:00Z">
        <w:r w:rsidR="00AF7229" w:rsidRPr="002622C2">
          <w:rPr>
            <w:bCs/>
            <w:lang w:val="en-CA"/>
          </w:rPr>
          <w:t xml:space="preserve">lth effects of the </w:t>
        </w:r>
      </w:ins>
      <w:ins w:id="71" w:author="mnoonan" w:date="2022-08-25T14:59:00Z">
        <w:r w:rsidR="00AF7229" w:rsidRPr="002622C2">
          <w:rPr>
            <w:bCs/>
            <w:lang w:val="en-CA"/>
          </w:rPr>
          <w:t xml:space="preserve">tens of billions of tons of plastic pollution </w:t>
        </w:r>
      </w:ins>
      <w:ins w:id="72" w:author="mnoonan" w:date="2022-08-25T15:00:00Z">
        <w:r w:rsidR="00AF7229" w:rsidRPr="002622C2">
          <w:rPr>
            <w:bCs/>
            <w:lang w:val="en-CA"/>
          </w:rPr>
          <w:t>that litter the globe.</w:t>
        </w:r>
      </w:ins>
    </w:p>
    <w:p w14:paraId="783DD291" w14:textId="0AFEB174" w:rsidR="00307525" w:rsidDel="000A6285" w:rsidRDefault="00CD0C26" w:rsidP="000A6285">
      <w:pPr>
        <w:pStyle w:val="Paragraph"/>
        <w:spacing w:before="0"/>
        <w:ind w:firstLine="0"/>
        <w:rPr>
          <w:del w:id="73" w:author="mnoonan" w:date="2022-08-25T14:38:00Z"/>
          <w:bCs/>
          <w:lang w:val="en-CA"/>
        </w:rPr>
      </w:pPr>
      <w:ins w:id="74" w:author="mnoonan" w:date="2022-08-25T14:10:00Z">
        <w:r w:rsidRPr="002622C2">
          <w:rPr>
            <w:bCs/>
            <w:lang w:val="en-CA"/>
          </w:rPr>
          <w:tab/>
        </w:r>
      </w:ins>
      <w:del w:id="75" w:author="mnoonan" w:date="2022-08-25T13:58:00Z">
        <w:r w:rsidR="00C403EC" w:rsidRPr="002622C2" w:rsidDel="00D57355">
          <w:rPr>
            <w:bCs/>
            <w:lang w:val="en-GB"/>
          </w:rPr>
          <w:delText>According to Plastics Europe, the global production of plastics reached 367 million tons in 2020</w:delText>
        </w:r>
        <w:r w:rsidR="009E2D54" w:rsidRPr="002622C2" w:rsidDel="00D57355">
          <w:rPr>
            <w:bCs/>
            <w:lang w:val="en-GB"/>
          </w:rPr>
          <w:delText xml:space="preserve"> </w:delText>
        </w:r>
        <w:r w:rsidR="004602D0" w:rsidRPr="002622C2" w:rsidDel="00D57355">
          <w:rPr>
            <w:bCs/>
            <w:lang w:val="en-GB"/>
          </w:rPr>
          <w:fldChar w:fldCharType="begin" w:fldLock="1"/>
        </w:r>
        <w:r w:rsidR="00CF3D3B" w:rsidRPr="002622C2" w:rsidDel="00D57355">
          <w:rPr>
            <w:bCs/>
            <w:lang w:val="en-GB"/>
          </w:rPr>
          <w:delInstrText>ADDIN CSL_CITATION {"citationItems":[{"id":"ITEM-1","itemData":{"author":[{"dropping-particle":"","family":"PlasticsEyrope","given":"","non-dropping-particle":"","parse-names":false,"suffix":""}],"id":"ITEM-1","issued":{"date-parts":[["2021"]]},"publisher-place":"Brussels","title":"Plastics - the Facts 2021 - An analysis of European plastics production, demand and waste data","type":"report"},"uris":["http://www.mendeley.com/documents/?uuid=479d00f2-49eb-35e9-83cd-68d4fef59c77"]}],"mendeley":{"formattedCitation":"(&lt;i&gt;24&lt;/i&gt;)","plainTextFormattedCitation":"(24)","previouslyFormattedCitation":"(&lt;i&gt;20&lt;/i&gt;)"},"properties":{"noteIndex":0},"schema":"https://github.com/citation-style-language/schema/raw/master/csl-citation.json"}</w:delInstrText>
        </w:r>
        <w:r w:rsidR="004602D0" w:rsidRPr="002622C2" w:rsidDel="00D57355">
          <w:rPr>
            <w:bCs/>
            <w:lang w:val="en-GB"/>
          </w:rPr>
          <w:fldChar w:fldCharType="separate"/>
        </w:r>
        <w:r w:rsidR="00CF3D3B" w:rsidRPr="002622C2" w:rsidDel="00D57355">
          <w:rPr>
            <w:bCs/>
            <w:noProof/>
            <w:lang w:val="en-GB"/>
          </w:rPr>
          <w:delText>(</w:delText>
        </w:r>
        <w:r w:rsidR="00CF3D3B" w:rsidRPr="002622C2" w:rsidDel="00D57355">
          <w:rPr>
            <w:bCs/>
            <w:i/>
            <w:noProof/>
            <w:lang w:val="en-GB"/>
          </w:rPr>
          <w:delText>24</w:delText>
        </w:r>
        <w:r w:rsidR="00CF3D3B" w:rsidRPr="002622C2" w:rsidDel="00D57355">
          <w:rPr>
            <w:bCs/>
            <w:noProof/>
            <w:lang w:val="en-GB"/>
          </w:rPr>
          <w:delText>)</w:delText>
        </w:r>
        <w:r w:rsidR="004602D0" w:rsidRPr="002622C2" w:rsidDel="00D57355">
          <w:rPr>
            <w:bCs/>
            <w:lang w:val="en-GB"/>
          </w:rPr>
          <w:fldChar w:fldCharType="end"/>
        </w:r>
        <w:r w:rsidR="00C403EC" w:rsidRPr="002622C2" w:rsidDel="00D57355">
          <w:rPr>
            <w:bCs/>
            <w:lang w:val="en-GB"/>
          </w:rPr>
          <w:delText xml:space="preserve">. These numbers, in addition to a poor waste management worldwide, led to an accumulation of plastic in the environment, </w:delText>
        </w:r>
        <w:r w:rsidR="00945816" w:rsidRPr="002622C2" w:rsidDel="00D57355">
          <w:rPr>
            <w:bCs/>
            <w:lang w:val="en-GB"/>
          </w:rPr>
          <w:delText>being</w:delText>
        </w:r>
        <w:r w:rsidR="00C403EC" w:rsidRPr="002622C2" w:rsidDel="00D57355">
          <w:rPr>
            <w:bCs/>
            <w:lang w:val="en-GB"/>
          </w:rPr>
          <w:delText xml:space="preserve"> a</w:delText>
        </w:r>
        <w:r w:rsidR="00945816" w:rsidRPr="002622C2" w:rsidDel="00D57355">
          <w:rPr>
            <w:bCs/>
            <w:lang w:val="en-GB"/>
          </w:rPr>
          <w:delText>n</w:delText>
        </w:r>
        <w:r w:rsidR="00C403EC" w:rsidRPr="002622C2" w:rsidDel="00D57355">
          <w:rPr>
            <w:bCs/>
            <w:lang w:val="en-GB"/>
          </w:rPr>
          <w:delText xml:space="preserve"> </w:delText>
        </w:r>
        <w:r w:rsidR="00945816" w:rsidRPr="002622C2" w:rsidDel="00D57355">
          <w:rPr>
            <w:bCs/>
            <w:lang w:val="en-GB"/>
          </w:rPr>
          <w:delText>alarming</w:delText>
        </w:r>
        <w:r w:rsidR="009E2D54" w:rsidRPr="002622C2" w:rsidDel="00D57355">
          <w:rPr>
            <w:bCs/>
            <w:lang w:val="en-GB"/>
          </w:rPr>
          <w:delText xml:space="preserve"> environmental </w:delText>
        </w:r>
        <w:r w:rsidR="00C403EC" w:rsidRPr="002622C2" w:rsidDel="00D57355">
          <w:rPr>
            <w:bCs/>
            <w:lang w:val="en-GB"/>
          </w:rPr>
          <w:delText xml:space="preserve">contamination </w:delText>
        </w:r>
        <w:r w:rsidR="004602D0" w:rsidRPr="002622C2" w:rsidDel="00D57355">
          <w:rPr>
            <w:bCs/>
            <w:lang w:val="en-GB"/>
          </w:rPr>
          <w:fldChar w:fldCharType="begin" w:fldLock="1"/>
        </w:r>
        <w:r w:rsidR="00CF3D3B" w:rsidRPr="002622C2" w:rsidDel="00D57355">
          <w:rPr>
            <w:bCs/>
            <w:lang w:val="en-GB"/>
          </w:rPr>
          <w:delInstrText>ADDIN CSL_CITATION {"citationItems":[{"id":"ITEM-1","itemData":{"DOI":"10.1039/D0EM00446D","ISSN":"2050-7887","abstract":"&lt;p&gt;The fate of plastic in the ocean is influenced by physical, chemical and biological stressors. These cause fragemntation and the formation of micro and nanoplastics but also degradation of plastics.&lt;/p&gt;","author":[{"dropping-particle":"","family":"Wayman","given":"Chloe","non-dropping-particle":"","parse-names":false,"suffix":""},{"dropping-particle":"","family":"Niemann","given":"Helge","non-dropping-particle":"","parse-names":false,"suffix":""}],"container-title":"Environmental Science: Processes &amp; Impacts","id":"ITEM-1","issue":"2","issued":{"date-parts":[["2021"]]},"page":"198-212","title":"The fate of plastic in the ocean environment – a minireview","type":"article-journal","volume":"23"},"uris":["http://www.mendeley.com/documents/?uuid=2a8dd686-c4b9-36d4-9323-c85f89994b97"]}],"mendeley":{"formattedCitation":"(&lt;i&gt;25&lt;/i&gt;)","plainTextFormattedCitation":"(25)","previouslyFormattedCitation":"(&lt;i&gt;21&lt;/i&gt;)"},"properties":{"noteIndex":0},"schema":"https://github.com/citation-style-language/schema/raw/master/csl-citation.json"}</w:delInstrText>
        </w:r>
        <w:r w:rsidR="004602D0" w:rsidRPr="002622C2" w:rsidDel="00D57355">
          <w:rPr>
            <w:bCs/>
            <w:lang w:val="en-GB"/>
          </w:rPr>
          <w:fldChar w:fldCharType="separate"/>
        </w:r>
        <w:r w:rsidR="00CF3D3B" w:rsidRPr="002622C2" w:rsidDel="00D57355">
          <w:rPr>
            <w:bCs/>
            <w:noProof/>
            <w:lang w:val="en-GB"/>
          </w:rPr>
          <w:delText>(</w:delText>
        </w:r>
        <w:r w:rsidR="00CF3D3B" w:rsidRPr="002622C2" w:rsidDel="00D57355">
          <w:rPr>
            <w:bCs/>
            <w:i/>
            <w:noProof/>
            <w:lang w:val="en-GB"/>
          </w:rPr>
          <w:delText>25</w:delText>
        </w:r>
        <w:r w:rsidR="00CF3D3B" w:rsidRPr="002622C2" w:rsidDel="00D57355">
          <w:rPr>
            <w:bCs/>
            <w:noProof/>
            <w:lang w:val="en-GB"/>
          </w:rPr>
          <w:delText>)</w:delText>
        </w:r>
        <w:r w:rsidR="004602D0" w:rsidRPr="002622C2" w:rsidDel="00D57355">
          <w:rPr>
            <w:bCs/>
            <w:lang w:val="en-GB"/>
          </w:rPr>
          <w:fldChar w:fldCharType="end"/>
        </w:r>
        <w:r w:rsidR="00C403EC" w:rsidRPr="002622C2" w:rsidDel="00D57355">
          <w:rPr>
            <w:bCs/>
            <w:lang w:val="en-GB"/>
          </w:rPr>
          <w:delText xml:space="preserve">. </w:delText>
        </w:r>
      </w:del>
      <w:ins w:id="76" w:author="mnoonan" w:date="2022-08-25T13:48:00Z">
        <w:r w:rsidR="00630E77" w:rsidRPr="002622C2">
          <w:rPr>
            <w:bCs/>
            <w:lang w:val="en-GB"/>
          </w:rPr>
          <w:t xml:space="preserve">While any </w:t>
        </w:r>
      </w:ins>
      <w:ins w:id="77" w:author="mnoonan" w:date="2022-08-25T14:14:00Z">
        <w:r w:rsidRPr="002622C2">
          <w:rPr>
            <w:bCs/>
            <w:lang w:val="en-GB"/>
          </w:rPr>
          <w:t>health effects are</w:t>
        </w:r>
      </w:ins>
      <w:ins w:id="78" w:author="mnoonan" w:date="2022-08-25T13:48:00Z">
        <w:r w:rsidR="00630E77" w:rsidRPr="002622C2">
          <w:rPr>
            <w:bCs/>
            <w:lang w:val="en-GB"/>
          </w:rPr>
          <w:t xml:space="preserve"> undesirable, the potential impacts of MPs</w:t>
        </w:r>
      </w:ins>
      <w:ins w:id="79" w:author="mnoonan" w:date="2022-08-25T14:14:00Z">
        <w:r w:rsidRPr="002622C2">
          <w:rPr>
            <w:bCs/>
            <w:lang w:val="en-GB"/>
          </w:rPr>
          <w:t xml:space="preserve"> on reproductive systems are of particular concern</w:t>
        </w:r>
      </w:ins>
      <w:ins w:id="80" w:author="mnoonan" w:date="2022-08-25T13:48:00Z">
        <w:r w:rsidR="00630E77" w:rsidRPr="002622C2">
          <w:rPr>
            <w:bCs/>
            <w:lang w:val="en-GB"/>
          </w:rPr>
          <w:t>.</w:t>
        </w:r>
      </w:ins>
      <w:ins w:id="81" w:author="mnoonan" w:date="2022-08-25T14:16:00Z">
        <w:r w:rsidR="002C3D1D" w:rsidRPr="002622C2">
          <w:rPr>
            <w:bCs/>
            <w:lang w:val="en-GB"/>
          </w:rPr>
          <w:t xml:space="preserve"> </w:t>
        </w:r>
      </w:ins>
      <w:ins w:id="82" w:author="mnoonan" w:date="2022-08-25T14:18:00Z">
        <w:r w:rsidR="002C3D1D" w:rsidRPr="002622C2">
          <w:rPr>
            <w:bCs/>
          </w:rPr>
          <w:t>Reproduction is central to the capacity for species to maintain stable</w:t>
        </w:r>
      </w:ins>
      <w:ins w:id="83" w:author="mnoonan" w:date="2022-08-25T14:21:00Z">
        <w:r w:rsidR="002C3D1D" w:rsidRPr="002622C2">
          <w:rPr>
            <w:bCs/>
            <w:lang w:val="en-CA"/>
          </w:rPr>
          <w:t xml:space="preserve"> </w:t>
        </w:r>
      </w:ins>
      <w:ins w:id="84" w:author="mnoonan" w:date="2022-08-25T14:18:00Z">
        <w:r w:rsidR="002C3D1D" w:rsidRPr="002622C2">
          <w:rPr>
            <w:bCs/>
          </w:rPr>
          <w:t>populations</w:t>
        </w:r>
      </w:ins>
      <w:ins w:id="85" w:author="mnoonan" w:date="2022-08-25T14:35:00Z">
        <w:r w:rsidR="00981749" w:rsidRPr="002622C2">
          <w:rPr>
            <w:bCs/>
            <w:lang w:val="en-CA"/>
          </w:rPr>
          <w:t>.</w:t>
        </w:r>
      </w:ins>
      <w:ins w:id="86" w:author="mnoonan" w:date="2022-08-25T14:36:00Z">
        <w:r w:rsidR="00981749" w:rsidRPr="002622C2">
          <w:rPr>
            <w:bCs/>
            <w:lang w:val="en-CA"/>
          </w:rPr>
          <w:t xml:space="preserve"> Poor reproductive</w:t>
        </w:r>
        <w:r w:rsidR="00981749" w:rsidRPr="00CD0C26">
          <w:rPr>
            <w:bCs/>
            <w:lang w:val="en-CA"/>
          </w:rPr>
          <w:t xml:space="preserve"> health not only reduces individual fecundity but, if widespread, species survival. With human </w:t>
        </w:r>
        <w:r w:rsidR="00981749" w:rsidRPr="00CD0C26">
          <w:rPr>
            <w:bCs/>
          </w:rPr>
          <w:t>activity around the globe having triggered the Earth's sixth major episode of mass extinction</w:t>
        </w:r>
        <w:r w:rsidR="00981749" w:rsidRPr="00CD0C26">
          <w:rPr>
            <w:bCs/>
          </w:rPr>
          <w:fldChar w:fldCharType="begin" w:fldLock="1"/>
        </w:r>
        <w:r w:rsidR="00981749" w:rsidRPr="00CD0C26">
          <w:rPr>
            <w:bCs/>
          </w:rPr>
          <w:instrText>ADDIN CSL_CITATION {"citationItems":[{"id":"ITEM-1","itemData":{"DOI":"10.1126/science.1246752","ISSN":"0036-8075","abstract":"There has been substantial recent progress in determining the distributions and identity of vulnerable species, and in understanding how (and where) human activity is leading to extinctions. Pimm et al. review the current state of knowledge and ask what the future rates of species extinction will be, how well protected areas will slow extinction rates, and how the remaining gaps in knowledge might be filled.","author":[{"dropping-particle":"","family":"Pimm","given":"S.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O.","non-dropping-particle":"","parse-names":false,"suffix":""}],"container-title":"Science","id":"ITEM-1","issue":"6187","issued":{"date-parts":[["2014","5","30"]]},"title":"The biodiversity of species and their rates of extinction, distribution, and protection","type":"article-journal","volume":"344"},"uris":["http://www.mendeley.com/documents/?uuid=d23a9099-10e3-46fb-b4bf-94201ead8fa3"]},{"id":"ITEM-2","itemData":{"DOI":"10.1126/sciadv.1400253","ISSN":"23752548","abstract":"The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closing.","author":[{"dropping-particle":"","family":"Ceballos","given":"Gerardo","non-dropping-particle":"","parse-names":false,"suffix":""},{"dropping-particle":"","family":"Ehrlich","given":"Paul R.","non-dropping-particle":"","parse-names":false,"suffix":""},{"dropping-particle":"","family":"Barnosky","given":"Anthony D.","non-dropping-particle":"","parse-names":false,"suffix":""},{"dropping-particle":"","family":"García","given":"Andrés","non-dropping-particle":"","parse-names":false,"suffix":""},{"dropping-particle":"","family":"Pringle","given":"Robert M.","non-dropping-particle":"","parse-names":false,"suffix":""},{"dropping-particle":"","family":"Palmer","given":"Todd M.","non-dropping-particle":"","parse-names":false,"suffix":""}],"container-title":"Science Advances","id":"ITEM-2","issue":"5","issued":{"date-parts":[["2015"]]},"page":"9-13","title":"Accelerated modern human-induced species losses: Entering the sixth mass extinction","type":"article-journal","volume":"1"},"uris":["http://www.mendeley.com/documents/?uuid=ab55b281-4de9-4c13-8a07-7c7d5cc8cd4d"]},{"id":"ITEM-3","itemData":{"DOI":"10.1038/nature09678","ISSN":"00280836","PMID":"21368823","abstract":"Palaeontologists characterize mass extinctions as times when the Earth loses more than three-quarters of its species in a geologically short interval, as has happened only five times in the past 540million years or so. Biologists now suggest that a sixth mass extinction may be under way, given the known species losses over the past few centuries and millennia. Here we review how differences between fossil and modern data and the addition of recently available palaeontological information influence our understanding of the current extinction crisis. Our results confirm that current extinction rates are higher than would be expected from the fossil record, highlighting the need for effective conservation measures. © 2011 Macmillan Publishers Limited. All rights reserved.","author":[{"dropping-particle":"","family":"Barnosky","given":"Anthony D.","non-dropping-particle":"","parse-names":false,"suffix":""},{"dropping-particle":"","family":"Matzke","given":"Nicholas","non-dropping-particle":"","parse-names":false,"suffix":""},{"dropping-particle":"","family":"Tomiya","given":"Susumu","non-dropping-particle":"","parse-names":false,"suffix":""},{"dropping-particle":"","family":"Wogan","given":"Guinevere O.U.","non-dropping-particle":"","parse-names":false,"suffix":""},{"dropping-particle":"","family":"Swartz","given":"Brian","non-dropping-particle":"","parse-names":false,"suffix":""},{"dropping-particle":"","family":"Quental","given":"Tiago B.","non-dropping-particle":"","parse-names":false,"suffix":""},{"dropping-particle":"","family":"Marshall","given":"Charles","non-dropping-particle":"","parse-names":false,"suffix":""},{"dropping-particle":"","family":"McGuire","given":"Jenny L.","non-dropping-particle":"","parse-names":false,"suffix":""},{"dropping-particle":"","family":"Lindsey","given":"Emily L.","non-dropping-particle":"","parse-names":false,"suffix":""},{"dropping-particle":"","family":"Maguire","given":"Kaitlin C.","non-dropping-particle":"","parse-names":false,"suffix":""},{"dropping-particle":"","family":"Mersey","given":"Ben","non-dropping-particle":"","parse-names":false,"suffix":""},{"dropping-particle":"","family":"Ferrer","given":"Elizabeth A.","non-dropping-particle":"","parse-names":false,"suffix":""}],"container-title":"Nature","id":"ITEM-3","issue":"7336","issued":{"date-parts":[["2011"]]},"page":"51-57","publisher":"Nature Publishing Group","title":"Has the Earth's sixth mass extinction already arrived?","type":"article-journal","volume":"471"},"uris":["http://www.mendeley.com/documents/?uuid=3a6be310-d554-44a3-a9d6-0aa300355098"]}],"mendeley":{"formattedCitation":"&lt;sup&gt;10–12&lt;/sup&gt;","plainTextFormattedCitation":"10–12","previouslyFormattedCitation":"&lt;sup&gt;10–12&lt;/sup&gt;"},"properties":{"noteIndex":0},"schema":"https://github.com/citation-style-language/schema/raw/master/csl-citation.json"}</w:instrText>
        </w:r>
        <w:r w:rsidR="00981749" w:rsidRPr="00CD0C26">
          <w:rPr>
            <w:bCs/>
          </w:rPr>
          <w:fldChar w:fldCharType="separate"/>
        </w:r>
        <w:r w:rsidR="00981749" w:rsidRPr="00CD0C26">
          <w:rPr>
            <w:bCs/>
            <w:vertAlign w:val="superscript"/>
          </w:rPr>
          <w:t>10–12</w:t>
        </w:r>
        <w:r w:rsidR="00981749" w:rsidRPr="00CD0C26">
          <w:rPr>
            <w:bCs/>
            <w:lang w:val="en-GB"/>
          </w:rPr>
          <w:fldChar w:fldCharType="end"/>
        </w:r>
        <w:r w:rsidR="00981749" w:rsidRPr="00CD0C26">
          <w:rPr>
            <w:bCs/>
          </w:rPr>
          <w:t xml:space="preserve">, </w:t>
        </w:r>
        <w:r w:rsidR="00981749" w:rsidRPr="00CD0C26">
          <w:rPr>
            <w:bCs/>
            <w:lang w:val="en-CA"/>
          </w:rPr>
          <w:t>understanding the long-lasting effects of human activity on reproductive systems is essential for developing the tools and strategies needed to ensure the future of life on Earth.</w:t>
        </w:r>
        <w:r w:rsidR="00981749">
          <w:rPr>
            <w:bCs/>
            <w:lang w:val="en-CA"/>
          </w:rPr>
          <w:t xml:space="preserve"> Over the past several decades</w:t>
        </w:r>
      </w:ins>
      <w:ins w:id="87" w:author="mnoonan" w:date="2022-08-25T14:21:00Z">
        <w:r w:rsidR="009F7CC1">
          <w:rPr>
            <w:bCs/>
            <w:lang w:val="en-CA"/>
          </w:rPr>
          <w:t xml:space="preserve"> </w:t>
        </w:r>
      </w:ins>
      <w:ins w:id="88" w:author="mnoonan" w:date="2022-08-25T14:14:00Z">
        <w:r w:rsidRPr="00CD0C26">
          <w:rPr>
            <w:bCs/>
            <w:lang w:val="en-CA"/>
          </w:rPr>
          <w:t>there has been an alarming increase in the rates of reproductive dysfunctions and gamete abnormalities, reductions in gamete production, and altered embryo development in humans, animals and plants</w:t>
        </w:r>
        <w:r w:rsidRPr="00CD0C26">
          <w:rPr>
            <w:bCs/>
            <w:lang w:val="en-CA"/>
          </w:rPr>
          <w:fldChar w:fldCharType="begin" w:fldLock="1"/>
        </w:r>
        <w:r w:rsidRPr="00CD0C26">
          <w:rPr>
            <w:bCs/>
            <w:lang w:val="en-CA"/>
          </w:rPr>
          <w:instrText>ADDIN CSL_CITATION {"citationItems":[{"id":"ITEM-1","itemData":{"DOI":"10.1038/srep29318","ISSN":"2045-2322","PMID":"27384909","abstract":"Increasing evidence supports an association between exposure to endocrine disruptors, such as the xenoestrogen bisphenol A (BPA), a commonly used plasticiser, and the developmental programming of offspring health. To date however animal studies to investigate a direct causal have mainly focussed on supra-environmental BPA concentrations, without investigating the effect on the early embryo. In this study we investigated the effect of acute BPA exposure (days 3.5 to 7.5 post-fertilisation) at environmentally relevant concentrations (1 and 10 ng/mL) on in vitro bovine embryo development, quality and metabolism. We then examined whether culturing embryos in the presence of the oestrogen receptor inhibitor fulvestrant could negate effects of BPA and 17β-oestradiol (E2). Exposure to BPA or E2 (10 ng/mL) decreased blastocyst rate and the percentage of transferrable quality embryos, without affecting cell number, lineage allocation or metabolic gene expression compared to untreated embryos. Notably, blastocysts exposed to BPA and E2 (10 ng/mL) displayed an increase in glucose consumption. The presence of fulvestrant however negated the adverse developmental and metabolic effects, suggesting BPA elicits its effects via oestrogen-mediated pathways. This study demonstrates that even acute exposure to an environmentally relevant BPA concentration can affect early embryo development and metabolism. These may have long-term health consequences on an individual.","author":[{"dropping-particle":"","family":"Choi","given":"Bom-Ie","non-dropping-particle":"","parse-names":false,"suffix":""},{"dropping-particle":"","family":"Harvey","given":"Alexandra J.","non-dropping-particle":"","parse-names":false,"suffix":""},{"dropping-particle":"","family":"Green","given":"Mark P.","non-dropping-particle":"","parse-names":false,"suffix":""}],"container-title":"Scientific Reports","id":"ITEM-1","issue":"1","issued":{"date-parts":[["2016"]]},"page":"29318","publisher":"Nature Publishing Group","title":"Bisphenol A affects early bovine embryo development and metabolism that is negated by an oestrogen receptor inhibitor","type":"article-journal","volume":"6"},"uris":["http://www.mendeley.com/documents/?uuid=32c263d0-0ee9-43bb-a992-b7070ebdef6f"]},{"id":"ITEM-2","itemData":{"DOI":"10.1016/j.ygcen.2004.06.011","ISSN":"00166480","PMID":"15364205","abstract":"Many chemicals released into the environment have the capacity to disrupt the normal development of aquatic animals. We investigated the influence of nonylphenol (NP), bisphenol-A (BPA), and 17β-estradiol (E2) on developing Xenopus laevis embryos, as a model animal in the aquatic environment. Embryos were exposed to eight different concentrations of NP, BPA or E2 between 3 and 96 h post-fertilization (p.f.). Short body length, microcephaly, flexure, edema, and abnormal gut coiling were induced by 20 μM NP, BPA or 10 μM E2 by 96 h p.f. To clarify sensitive stages to these compounds, embryos were exposed to chemicals for 45 or 48 h starting at different developmental stages and experiments were terminated 96 h p.f. BPA and NP induced abnormalities in developing X. laevis, though the sensitive stages of embryos to these chemicals are different, BPA affecting earlier stages and NP affecting at later stages. To analyze the functional mechanisms of BPA and NP in induction of morphological changes, we adapted a DNA array technology and identified 6 X. laevis genes, XIRG, α skeletal tropomyosin, cyclin G1, HGF, troponin C2, and ribosomal protein L9. These findings may provide important clues to elucidate common mechanisms underlying teratogenic effects of these chemicals. © 2004 Elsevier Inc. All rights reserved.","author":[{"dropping-particle":"","family":"Sone","given":"Kiyoaki","non-dropping-particle":"","parse-names":false,"suffix":""},{"dropping-particle":"","family":"Hinago","given":"Megumi","non-dropping-particle":"","parse-names":false,"suffix":""},{"dropping-particle":"","family":"Kitayama","given":"Atsushi","non-dropping-particle":"","parse-names":false,"suffix":""},{"dropping-particle":"","family":"Morokuma","given":"Junji","non-dropping-particle":"","parse-names":false,"suffix":""},{"dropping-particle":"","family":"Ueno","given":"Naoto","non-dropping-particle":"","parse-names":false,"suffix":""},{"dropping-particle":"","family":"Watanabe","given":"Hajime","non-dropping-particle":"","parse-names":false,"suffix":""},{"dropping-particle":"","family":"Iguchi","given":"Taisen","non-dropping-particle":"","parse-names":false,"suffix":""}],"container-title":"General and Comparative Endocrinology","id":"ITEM-2","issue":"3","issued":{"date-parts":[["2004"]]},"page":"228-236","title":"Effects of 17β-estradiol, nonylphenol, and bisphenol-A on developing Xenopus laevis embryos","type":"article-journal","volume":"138"},"uris":["http://www.mendeley.com/documents/?uuid=a2d91984-cbe1-4d36-bf4d-bc04c520cb89"]},{"id":"ITEM-3","itemData":{"DOI":"10.3390/ijerph18052392","ISSN":"1660-4601","PMID":"33804513","abstract":"Much of the planet is swimming in discarded plastic, which is harming animal and possibly human health. Once at sea, sunlight, wind, and wave action break down plastic waste into small particles: the microplastics (MPs). Currently, particular attention has been drawn to their effects on aquatic environments but the health risks, especially in mammals, are poorly known. These non-biodegradable materials can act as a vector for environmental pollutants, can be ingested by humans in food and water, and can enter and accumulate in human tissues with a possible risk for heath. Recent studies revealed the deleterious effects of MPs exposure in male reproduction and sperm quality, making them a potential hazard to reproductive success. This manuscript summarizes the main changes in sperm quality along the lifespan and the upcoming studies on the effects of MPs in male fertility in mammals.","author":[{"dropping-particle":"","family":"D'Angelo","given":"Stefania","non-dropping-particle":"","parse-names":false,"suffix":""},{"dropping-particle":"","family":"Meccariello","given":"Rosaria","non-dropping-particle":"","parse-names":false,"suffix":""}],"container-title":"International Journal of Environmental Research and Public Health","id":"ITEM-3","issue":"5","issued":{"date-parts":[["2021","3","1"]]},"page":"2392","title":"Microplastics: A Threat for Male Fertility","type":"article-journal","volume":"18"},"uris":["http://www.mendeley.com/documents/?uuid=46fa2fbf-4d05-4183-bb50-a4b230709ff0"]},{"id":"ITEM-4","itemData":{"DOI":"10.1590/S1677-5538.IBJU.2014.01.15","ISSN":"16775538","abstract":"INTRODUCTION: The aim of this study was to evaluate the effect of selective serotonin reuptake inhibitors (SSRIs) on testicular tissue and serum malondialdehyde (MDA) levels in rats.\\n\\nMATERIALS AND METHODS: A total of 40 male Wistar albino rats, 5.5-6 months old, were equally divided at random into five groups: group 1 was the control group, group 2 received sertraline 10mg/kg (p.o), group 3 was administered fluoxetine 10mg/kg (p.o), group 4 received escitalopram 10mg/kg (p.o), and group 5 (n = 8) was administered paroxetine 20mg/kg. Each dose was administered orally for two months. Johnsen's criteria were used to categorize spermatogenesis. Johnsen's method assigns a score of 1 to 10 to each tubule cross-section examined. In this system, a Johnsen score of 9 and 10 indicates normal histology. Serum luteinizing hormone (LH), follicle-stimulating hormone (FSH), and testosterone levels were evaluated. Serum MDA levels were also measured.\\n\\nRESULTS: The mean Johnsen scores were 9.36 ± 0.33, 9.29 ± 0.32, 8.86 ± 0.48, 9.10 ± 0.56, and 8.33 ± 0.90 in control group, sertraline group, fluoxetine group, escitalopram group, and paroxetine group, respectively. The Johnsen score was significantly lower for paroxetine group compared with the control group (p &lt; 0.05). The mean FSH level increased only in the sertraline group. With the exception of the fluoxetine group, the testosterone levels were lower in all groups compared with the control group. The total testosterone level was significantly lower in the sertraline group compared with the control group [40.87 (22.37-46.8) vs. 15.87 (13.53-19.88), p &lt; 0.01]. There were no significant differences between the groups with respect to the MDA and LH levels (p = 0.090 and p = 0.092).\\n\\nCONCLUSION: These data suggest that SSRIs have a negative effect on testicular tissues. This negative impact is markedly greater in the paroxetine group. To determine the exact mechanism of action of these drugs on testicular tissue, well-designed randomized controlled clinical studies are needed on a larger population.","author":[{"dropping-particle":"","family":"Erdemir","given":"Fikret","non-dropping-particle":"","parse-names":false,"suffix":""},{"dropping-particle":"","family":"Atilgan","given":"Dogan","non-dropping-particle":"","parse-names":false,"suffix":""},{"dropping-particle":"","family":"Firat","given":"Fatih","non-dropping-particle":"","parse-names":false,"suffix":""},{"dropping-particle":"","family":"Markoc","given":"Fatma","non-dropping-particle":"","parse-names":false,"suffix":""},{"dropping-particle":"","family":"Parlaktas","given":"Bekir Suha","non-dropping-particle":"","parse-names":false,"suffix":""},{"dropping-particle":"","family":"Sogut","given":"Erkan","non-dropping-particle":"","parse-names":false,"suffix":""}],"container-title":"International Braz J Urol","id":"ITEM-4","issue":"1","issued":{"date-parts":[["2014"]]},"page":"100-108","title":"The effect of Sertraline, Paroxetine, Fluoxetine and Escitalopram on testicular tissue and oxidative stress parameters in rats","type":"article-journal","volume":"40"},"uris":["http://www.mendeley.com/documents/?uuid=2ae3f369-a82e-4c0e-8b60-fc5e1ed373df"]},{"id":"ITEM-5","itemData":{"DOI":"10.1186/s13148-015-0155-4","ISSN":"1868-7075","PMID":"26566402","abstract":"The correlation between epigenetics and human reproduction represents a very interesting field of study, mainly due to the possible transgenerational effects related to epigenetic modifications of male and female gametes. In the present review, we focused our attention to the role played by epigenetics on male reproduction, evidencing at least four different levels at which sperm epigenetic modifications could affect reproduction: (1) spermatogenesis failure; (2) embryo development; (3) outcome of assisted reproduction technique (ART) protocols, mainly as concerning genomic imprinting; and (4) long-term effects during the offspring lifetime. The environmental agents responsible for epigenetic modifications are also examined, suggesting that the control of paternal lifestyle prior to conception could represent in the next future a novel hot topic in the management of human reproduction.","author":[{"dropping-particle":"","family":"Stuppia","given":"Liborio","non-dropping-particle":"","parse-names":false,"suffix":""},{"dropping-particle":"","family":"Franzago","given":"Marica","non-dropping-particle":"","parse-names":false,"suffix":""},{"dropping-particle":"","family":"Ballerini","given":"Patrizia","non-dropping-particle":"","parse-names":false,"suffix":""},{"dropping-particle":"","family":"Gatta","given":"Valentina","non-dropping-particle":"","parse-names":false,"suffix":""},{"dropping-particle":"","family":"Antonucci","given":"Ivana","non-dropping-particle":"","parse-names":false,"suffix":""}],"container-title":"Clinical epigenetics","id":"ITEM-5","issued":{"date-parts":[["2015"]]},"page":"120","publisher":"Clinical Epigenetics","title":"Epigenetics and male reproduction: the consequences of paternal lifestyle on fertility, embryo development, and children lifetime health.","type":"article-journal","volume":"7"},"uris":["http://www.mendeley.com/documents/?uuid=34b101fc-2e1f-44b5-b094-5a2758441ab5"]},{"id":"ITEM-6","itemData":{"DOI":"10.1530/JOE-17-0023","ISSN":"1479-6805","PMID":"28356401","abstract":"Endocrine disrupting chemicals are ubiquitous chemicals that exhibit endocrine disrupting properties in both humans and animals. Female reproduction is an important process, which is regulated by hormones and is susceptible to the effects of exposure to endocrine disrupting chemicals. Disruptions in female reproductive functions by endocrine disrupting chemicals may result in subfertility, infertility, improper hormone production, estrous and menstrual cycle abnormalities, anovulation, and early reproductive senescence. This review summarizes the effects of a variety of synthetic endocrine disrupting chemicals on fertility during adult life. The chemicals covered in this review are pesticides (organochlorines, organophosphates, carbamates, pyrethroids, and triazines), heavy metals (arsenic, lead, and mercury), diethylstilbesterol, plasticizer alternatives (di-(2-ethylhexyl) phthalate and bisphenol A alternatives), 2,3,7,8-tetrachlorodibenzo-p-dioxin, nonylphenol, polychlorinated biphenyls, triclosan, and parabens. This review focuses on the hypothalamus, pituitary, ovary, and uterus because together they regulate normal female fertility and the onset of reproductive senescence. The literature shows that several endocrine disrupting chemicals have endocrine disrupting abilities in females during adult life, causing fertility abnormalities in both humans and animals.","author":[{"dropping-particle":"","family":"Rattan","given":"Saniya","non-dropping-particle":"","parse-names":false,"suffix":""},{"dropping-particle":"","family":"Zhou","given":"Changqing","non-dropping-particle":"","parse-names":false,"suffix":""},{"dropping-particle":"","family":"Chiang","given":"Catheryne","non-dropping-particle":"","parse-names":false,"suffix":""},{"dropping-particle":"","family":"Mahalingam","given":"Sharada","non-dropping-particle":"","parse-names":false,"suffix":""},{"dropping-particle":"","family":"Brehm","given":"Emily","non-dropping-particle":"","parse-names":false,"suffix":""},{"dropping-particle":"","family":"Flaws","given":"Jodi A","non-dropping-particle":"","parse-names":false,"suffix":""}],"container-title":"The Journal of endocrinology","id":"ITEM-6","issue":"3","issued":{"date-parts":[["2017","6"]]},"page":"R109-R129","title":"Exposure to endocrine disruptors during adulthood: consequences for female fertility.","type":"article-journal","volume":"233"},"uris":["http://www.mendeley.com/documents/?uuid=57e97264-2c73-49eb-9dbc-b627b8b8593e"]},{"id":"ITEM-7","itemData":{"DOI":"10.1016/j.reprotox.2014.06.008","ISSN":"1873-1708","PMID":"24994688","abstract":"Phthalates are the diverse group of compounds abundantly present in environment. The present study shows the estrogenic potential of diethyl phthalate (DEP). The data showed that DEP increased the transactivation of ER in CHO and MCF-7 cells suggesting its interaction with ER. In vivo parameters like increased uterine epithelial cell height and up regulation of various steroidogenic genes were also observed in adult female rats. Our uterotrophic assay data from immature female rats suggested that DEP treatment resulted in augmentation of uterine weight as well as luminal epithelial cell heights in both vaginal and uterine tissues. Further, DEP was able to upregulate pS2 gene expression with simultaneous activation of MAPK pathway as demonstrated by increased p-ERK/ERK ratio. Taken together, the present data suggests that DEP acts as an estrogenic compound and based on these data further detailed studies would reveal its mode of action at cellular levels.","author":[{"dropping-particle":"","family":"Kumar","given":"Narender","non-dropping-particle":"","parse-names":false,"suffix":""},{"dropping-particle":"","family":"Sharan","given":"Shruti","non-dropping-particle":"","parse-names":false,"suffix":""},{"dropping-particle":"","family":"Srivastava","given":"Swati","non-dropping-particle":"","parse-names":false,"suffix":""},{"dropping-particle":"","family":"Roy","given":"Partha","non-dropping-particle":"","parse-names":false,"suffix":""}],"container-title":"Reproductive toxicology (Elmsford, N.Y.)","id":"ITEM-7","issued":{"date-parts":[["2014","11"]]},"page":"12-26","title":"Assessment of estrogenic potential of diethyl phthalate in female reproductive system involving both genomic and non-genomic actions.","type":"article-journal","volume":"49"},"uris":["http://www.mendeley.com/documents/?uuid=78d1d42a-95f9-4c0b-b60d-391fa6bf37cf"]},{"id":"ITEM-8","itemData":{"DOI":"10.1016/j.reprotox.2016.04.005","ISSN":"1873-1708","PMID":"27067915","abstract":"Evidence from toxicological studies has demonstrated that phthalates can lead to reduced fertility through effects on folliculogenesis, oocyte maturation and embryonic development, but human data are limited. Concentrations of eight phthalate metabolites in 110 follicular fluid (FF) and urine samples collected from 112 women attending an infertility clinic in Wuhan, China were quantified, and correlations between paired matrices were explored. Associations between metabolite concentrations and in vitro fertilization (IVF) parameters were evaluated with multivariable models. Six metabolites were detected in &gt;72.73% of the FF samples. MEHP and MBP were the dominant metabolites with a median level of 2.80 and 2.05ng/mL, respectively. Significant correlations between the two matrices, urine and FF, were found for MEP (rs=0.44), and MBP (rs=0.22). FF and urinary metabolite concentrations were not associated with any IVF parameters. However, given the prevalence of phthalates exposure, further work is needed to elucidate the potential hazard on female reproduction.","author":[{"dropping-particle":"","family":"Du","given":"Yao-Yao","non-dropping-particle":"","parse-names":false,"suffix":""},{"dropping-particle":"","family":"Fang","given":"Yue-Li","non-dropping-particle":"","parse-names":false,"suffix":""},{"dropping-particle":"","family":"Wang","given":"Yi-Xin","non-dropping-particle":"","parse-names":false,"suffix":""},{"dropping-particle":"","family":"Zeng","given":"Qiang","non-dropping-particle":"","parse-names":false,"suffix":""},{"dropping-particle":"","family":"Guo","given":"Na","non-dropping-particle":"","parse-names":false,"suffix":""},{"dropping-particle":"","family":"Zhao","given":"Hua","non-dropping-particle":"","parse-names":false,"suffix":""},{"dropping-particle":"","family":"Li","given":"Yu-Feng","non-dropping-particle":"","parse-names":false,"suffix":""}],"container-title":"Reproductive toxicology (Elmsford, N.Y.)","id":"ITEM-8","issued":{"date-parts":[["2016","6"]]},"page":"142-50","title":"Follicular fluid and urinary concentrations of phthalate metabolites among infertile women and associations with in vitro fertilization parameters.","type":"article-journal","volume":"61"},"uris":["http://www.mendeley.com/documents/?uuid=b14cb764-c8cc-44f2-811f-7c213fa2821f"]},{"id":"ITEM-9","itemData":{"DOI":"10.1073/pnas.1519019113","ISSN":"0027-8424","PMID":"26831072","abstract":"Plastics are a contaminant of emerging concern accumulating in marine ecosystems. Plastics tend to break down into small particles, called microplastics, which also enter the marine environment directly as fragments from a variety of sources, including cosmetics, clothing, and industrial processes. Given their ubiquitous nature and small dimensions, the ingestion and impact of microplastics on marine life are a cause for concern, notably for filter feeders. Oysters were exposed to polystyrene microparticles, which were shown to interfere with energy uptake and allocation, reproduction, and offspring performance. A drop in energy allocation played a major role in this reproductive impairment. This study provides ground-breaking data on microplastic impacts in an invertebrate model, helping to predict ecological impact in marine ecosystems.","author":[{"dropping-particle":"","family":"Sussarellu","given":"Rossana","non-dropping-particle":"","parse-names":false,"suffix":""},{"dropping-particle":"","family":"Suquet","given":"Marc","non-dropping-particle":"","parse-names":false,"suffix":""},{"dropping-particle":"","family":"Thomas","given":"Yoann","non-dropping-particle":"","parse-names":false,"suffix":""},{"dropping-particle":"","family":"Lambert","given":"Christophe","non-dropping-particle":"","parse-names":false,"suffix":""},{"dropping-particle":"","family":"Fabioux","given":"Caroline","non-dropping-particle":"","parse-names":false,"suffix":""},{"dropping-particle":"","family":"Pernet","given":"Marie Eve Julie","non-dropping-particle":"","parse-names":false,"suffix":""},{"dropping-particle":"","family":"Goïc","given":"Nelly","non-dropping-particle":"Le","parse-names":false,"suffix":""},{"dropping-particle":"","family":"Quillien","given":"Virgile","non-dropping-particle":"","parse-names":false,"suffix":""},{"dropping-particle":"","family":"Mingant","given":"Christian","non-dropping-particle":"","parse-names":false,"suffix":""},{"dropping-particle":"","family":"Epelboin","given":"Yanouk","non-dropping-particle":"","parse-names":false,"suffix":""},{"dropping-particle":"","family":"Corporeau","given":"Charlotte","non-dropping-particle":"","parse-names":false,"suffix":""},{"dropping-particle":"","family":"Guyomarch","given":"Julien","non-dropping-particle":"","parse-names":false,"suffix":""},{"dropping-particle":"","family":"Robbens","given":"Johan","non-dropping-particle":"","parse-names":false,"suffix":""},{"dropping-particle":"","family":"Paul-Pont","given":"Ika","non-dropping-particle":"","parse-names":false,"suffix":""},{"dropping-particle":"","family":"Soudant","given":"Philippe","non-dropping-particle":"","parse-names":false,"suffix":""},{"dropping-particle":"","family":"Huvet","given":"Arnaud","non-dropping-particle":"","parse-names":false,"suffix":""},{"dropping-particle":"Le","family":"Goïc","given":"Nelly","non-dropping-particle":"","parse-names":false,"suffix":""},{"dropping-particle":"","family":"Quillien","given":"Virgile","non-dropping-particle":"","parse-names":false,"suffix":""},{"dropping-particle":"","family":"Mingant","given":"Christian","non-dropping-particle":"","parse-names":false,"suffix":""},{"dropping-particle":"","family":"Epelboin","given":"Yanouk","non-dropping-particle":"","parse-names":false,"suffix":""},{"dropping-particle":"","family":"Corporeau","given":"Charlotte","non-dropping-particle":"","parse-names":false,"suffix":""},{"dropping-particle":"","family":"Guyomarch","given":"Julien","non-dropping-particle":"","parse-names":false,"suffix":""},{"dropping-particle":"","family":"Robbens","given":"Johan","non-dropping-particle":"","parse-names":false,"suffix":""},{"dropping-particle":"","family":"Paul-Pont","given":"Ika","non-dropping-particle":"","parse-names":false,"suffix":""},{"dropping-particle":"","family":"Soudant","given":"Philippe","non-dropping-particle":"","parse-names":false,"suffix":""},{"dropping-particle":"","family":"Huvet","given":"Arnaud","non-dropping-particle":"","parse-names":false,"suffix":""}],"container-title":"Proceedings of the National Academy of Sciences","id":"ITEM-9","issue":"9","issued":{"date-parts":[["2016","3"]]},"page":"2430-2435","title":"Oyster reproduction is affected by exposure to polystyrene microplastics","type":"article-journal","volume":"113"},"uris":["http://www.mendeley.com/documents/?uuid=5057428a-e1a1-40e9-9116-8cd7ab419b04"]}],"mendeley":{"formattedCitation":"&lt;sup&gt;1–9&lt;/sup&gt;","plainTextFormattedCitation":"1–9","previouslyFormattedCitation":"&lt;sup&gt;1–9&lt;/sup&gt;"},"properties":{"noteIndex":0},"schema":"https://github.com/citation-style-language/schema/raw/master/csl-citation.json"}</w:instrText>
        </w:r>
        <w:r w:rsidRPr="00CD0C26">
          <w:rPr>
            <w:bCs/>
            <w:lang w:val="en-CA"/>
          </w:rPr>
          <w:fldChar w:fldCharType="separate"/>
        </w:r>
        <w:r w:rsidRPr="00CD0C26">
          <w:rPr>
            <w:bCs/>
            <w:vertAlign w:val="superscript"/>
            <w:lang w:val="en-CA"/>
          </w:rPr>
          <w:t>1–9</w:t>
        </w:r>
        <w:r w:rsidRPr="00CD0C26">
          <w:rPr>
            <w:bCs/>
            <w:lang w:val="en-GB"/>
          </w:rPr>
          <w:fldChar w:fldCharType="end"/>
        </w:r>
      </w:ins>
      <w:ins w:id="89" w:author="mnoonan" w:date="2022-08-25T14:21:00Z">
        <w:r w:rsidR="002C3D1D">
          <w:rPr>
            <w:bCs/>
            <w:lang w:val="en-GB"/>
          </w:rPr>
          <w:t xml:space="preserve"> </w:t>
        </w:r>
      </w:ins>
      <w:ins w:id="90" w:author="mnoonan" w:date="2022-08-25T14:14:00Z">
        <w:r w:rsidRPr="00CD0C26">
          <w:rPr>
            <w:bCs/>
            <w:lang w:val="en-CA"/>
          </w:rPr>
          <w:t xml:space="preserve">. </w:t>
        </w:r>
      </w:ins>
      <w:ins w:id="91" w:author="mnoonan" w:date="2022-08-25T14:22:00Z">
        <w:r w:rsidR="009F7CC1">
          <w:rPr>
            <w:bCs/>
            <w:lang w:val="en-CA"/>
          </w:rPr>
          <w:t>While the overarching cause of these declines in fertility</w:t>
        </w:r>
      </w:ins>
      <w:ins w:id="92" w:author="mnoonan" w:date="2022-08-25T14:23:00Z">
        <w:r w:rsidR="009F7CC1">
          <w:rPr>
            <w:bCs/>
            <w:lang w:val="en-CA"/>
          </w:rPr>
          <w:t xml:space="preserve"> has yet to be identified,</w:t>
        </w:r>
        <w:r w:rsidR="009F7CC1" w:rsidRPr="00702179">
          <w:rPr>
            <w:lang w:val="en-CA"/>
          </w:rPr>
          <w:t xml:space="preserve"> </w:t>
        </w:r>
      </w:ins>
      <w:ins w:id="93" w:author="mnoonan" w:date="2022-08-25T14:32:00Z">
        <w:r w:rsidR="00702179" w:rsidRPr="00702179">
          <w:rPr>
            <w:rPrChange w:id="94" w:author="mnoonan" w:date="2022-08-25T14:32:00Z">
              <w:rPr>
                <w:b/>
                <w:bCs/>
              </w:rPr>
            </w:rPrChange>
          </w:rPr>
          <w:t>emerging studies are showing that MPs represent a potentially serious threat to the reproductive health of terrestrial species</w:t>
        </w:r>
        <w:r w:rsidR="00702179" w:rsidRPr="00702179">
          <w:rPr>
            <w:rPrChange w:id="95" w:author="mnoonan" w:date="2022-08-25T14:32:00Z">
              <w:rPr>
                <w:b/>
                <w:bCs/>
              </w:rPr>
            </w:rPrChange>
          </w:rPr>
          <w:fldChar w:fldCharType="begin" w:fldLock="1"/>
        </w:r>
        <w:r w:rsidR="00702179" w:rsidRPr="00702179">
          <w:rPr>
            <w:rPrChange w:id="96" w:author="mnoonan" w:date="2022-08-25T14:32:00Z">
              <w:rPr>
                <w:b/>
                <w:bCs/>
              </w:rPr>
            </w:rPrChange>
          </w:rPr>
          <w:instrText>ADDIN CSL_CITATION {"citationItems":[{"id":"ITEM-1","itemData":{"DOI":"10.1111/gcb.14020","ISSN":"13652486","abstract":"Microplastics (plastics &lt;5 mm, including nanoplastics which are &lt;0.1 μm) originate from the fragmentation of large plastic litter or from direct environmental emission. Their potential impacts in terrestrial ecosystems remain largely unexplored despite numerous reported effects on marine organisms. Most plastics arriving in the oceans were produced, used, and often disposed on land. Hence, it is within terrestrial systems that microplastics might first interact with biota eliciting ecologically relevant impacts. This article introduces the pervasive microplastic contamination as a potential agent of global change in terrestrial systems, highlights the physical and chemical nature of the respective observed effects, and discusses the broad toxicity of nanoplastics derived from plastic breakdown. Making relevant links to the fate of microplastics in aquatic continental systems, we here present new insights into the mechanisms of impacts on terrestrial geochemistry, the biophysical environment, and ecotoxicology. Broad changes in continental environments are possible even in particle-rich habitats such as soils. Furthermore, there is a growing body of evidence indicating that microplastics interact with terrestrial organisms that mediate essential ecosystem services and functions, such as soil dwelling invertebrates, terrestrial fungi, and plant-pollinators. Therefore, research is needed to clarify the terrestrial fate and effects of microplastics. We suggest that due to the widespread presence, environmental persistence, and various interactions with continental biota, microplastic pollution might represent an emerging global change threat to terrestrial ecosystems.","author":[{"dropping-particle":"","family":"Souza Machado","given":"Anderson Abel","non-dropping-particle":"de","parse-names":false,"suffix":""},{"dropping-particle":"","family":"Kloas","given":"Werner","non-dropping-particle":"","parse-names":false,"suffix":""},{"dropping-particle":"","family":"Zarfl","given":"Christiane","non-dropping-particle":"","parse-names":false,"suffix":""},{"dropping-particle":"","family":"Hempel","given":"Stefan","non-dropping-particle":"","parse-names":false,"suffix":""},{"dropping-particle":"","family":"Rillig","given":"Matthias C.","non-dropping-particle":"","parse-names":false,"suffix":""}],"container-title":"Global Change Biology","id":"ITEM-1","issue":"4","issued":{"date-parts":[["2018"]]},"page":"1405-1416","title":"Microplastics as an emerging threat to terrestrial ecosystems","type":"article-journal","volume":"24"},"uris":["http://www.mendeley.com/documents/?uuid=ca0fb117-ede7-4d48-bab2-2bcb1a616384"]},{"id":"ITEM-2","itemData":{"DOI":"10.1016/j.jhazmat.2020.123430","ISSN":"18733336","PMID":"32659591","abstract":"Microplastics (MPs) have become hazardous materials, which have aroused widespread concern about their potential toxicity. However, the effects of MPs on reproductive systems in mammals are still ambiguous. In this study, the toxic effects of polystyrene MPs (PS-MPs) in male reproduction of mice were investigated. The results indicated that after exposure for 24 h, 4 μm and 10 μm PS-MPs accumulated in the testis of mice. Meanwhile, 0.5 μm, 4 μm, and 10 μm PS-MPs could enter into three kinds of testicular cells in vitro. In addition, sperm quality and testosterone level of mice were declined after exposure to 0.5 μm, 4 μm, and 10 μm PS-MPs for 28 days. H&amp;E staining showed that spermatogenic cells abscissed and arranged disorderly, and multinucleated gonocytes occurred in the seminiferous tubule. Moreover, PS-MPs induced testicular inflammation and the disruption of blood-testis barrier. In summary, this study demonstrated that PS-MPs induced male reproductive dysfunctions in mice, which provided new insights into the toxicity of MPs in mammals.","author":[{"dropping-particle":"","family":"Jin","given":"Haibo","non-dropping-particle":"","parse-names":false,"suffix":""},{"dropping-particle":"","family":"Ma","given":"Tan","non-dropping-particle":"","parse-names":false,"suffix":""},{"dropping-particle":"","family":"Sha","given":"Xiaoxuan","non-dropping-particle":"","parse-names":false,"suffix":""},{"dropping-particle":"","family":"Liu","given":"Zhenyu","non-dropping-particle":"","parse-names":false,"suffix":""},{"dropping-particle":"","family":"Zhou","given":"Yuan","non-dropping-particle":"","parse-names":false,"suffix":""},{"dropping-particle":"","family":"Meng","given":"Xiannan","non-dropping-particle":"","parse-names":false,"suffix":""},{"dropping-particle":"","family":"Chen","given":"Yabing","non-dropping-particle":"","parse-names":false,"suffix":""},{"dropping-particle":"","family":"Han","given":"Xiaodong","non-dropping-particle":"","parse-names":false,"suffix":""},{"dropping-particle":"","family":"Ding","given":"Jie","non-dropping-particle":"","parse-names":false,"suffix":""}],"container-title":"Journal of Hazardous Materials","id":"ITEM-2","issue":"May 2020","issued":{"date-parts":[["2021"]]},"page":"123430","publisher":"Elsevier","title":"Polystyrene microplastics induced male reproductive toxicity in mice","type":"article-journal","volume":"401"},"uris":["http://www.mendeley.com/documents/?uuid=510a26cb-ecb1-497f-a13d-fcabcf04e332"]},{"id":"ITEM-3","itemData":{"DOI":"10.1177/15593258211019882","ISSN":"15593258","abstract":"Due to the continuous increase in polystyrene microplastics (PS MPs) incorporation in the environment, growing number of adverse effects on living organisms and ecosystem have become a global concern. Therefore, current study was planned to elucidate the impacts of 5 different concentrations control, 2, 20, 200, and 2000 μgL-1 of PS MPs on testicular tissues of rats. PS MPs significantly reduced the activities of antioxidant enzymes (catalase, superoxide dismutase and peroxidase) as well as total protein contents, while elevated the level of lipid peroxidation and reactive oxygen species. Moreover, expressions of steroidogenic enzymes (3β-hydroxysteroid dehydrogenase, 17β-hydroxysteroid dehydrogenase and steroidogenic acute regulatory protein) as well as the levels of follicle-stimulating hormone (FSH), luteinizing hormone (LH) in plasma, intra-testicular testosterone and plasma testosterone were reduced and a significant (P &lt; 0.05) reduction was noticed in the sperm count, motility and viability. Furthermore, PS MPs significantly up-regulated the expressions of Bax and caspase-3, while down-regulated the Bcl-2 expression. The histomorphological assessment revealed significant damages in the testicles as well as decrease in the number of germ cells (spermatogenic, spermatocytes and spermatids). Collectively, PS MPs generated oxidative stress (OS) and caused potential damage to the testicles of rats in a dose-dependent manner.","author":[{"dropping-particle":"","family":"Ijaz","given":"Muhammad Umar","non-dropping-particle":"","parse-names":false,"suffix":""},{"dropping-particle":"","family":"Shahzadi","given":"Sabahat","non-dropping-particle":"","parse-names":false,"suffix":""},{"dropping-particle":"","family":"Samad","given":"Abdul","non-dropping-particle":"","parse-names":false,"suffix":""},{"dropping-particle":"","family":"Ehsan","given":"Nazia","non-dropping-particle":"","parse-names":false,"suffix":""},{"dropping-particle":"","family":"Ahmed","given":"Hussain","non-dropping-particle":"","parse-names":false,"suffix":""},{"dropping-particle":"","family":"Tahir","given":"Arfa","non-dropping-particle":"","parse-names":false,"suffix":""},{"dropping-particle":"","family":"Rehman","given":"Humaira","non-dropping-particle":"","parse-names":false,"suffix":""},{"dropping-particle":"","family":"Anwar","given":"Haseeb","non-dropping-particle":"","parse-names":false,"suffix":""}],"container-title":"Dose-Response","id":"ITEM-3","issue":"2","issued":{"date-parts":[["2021"]]},"page":"1-11","title":"Dose-Dependent Effect of Polystyrene Microplastics on the Testicular Tissues of the Male Sprague Dawley Rats","type":"article-journal","volume":"19"},"uris":["http://www.mendeley.com/documents/?uuid=f7727cfd-8e21-48af-9f24-0d72c67f4f5c"]},{"id":"ITEM-4","itemData":{"DOI":"10.1016/j.jhazmat.2020.124028","ISSN":"18733336","PMID":"33087287","abstract":"Microplastics (MPS) are widespread in our environment and have a potential impact on the reproductive development of humans and mammals. In this study, we evaluated the effect of 5 µm polystyrene microplastics(PS-MPS) on spermatogenesis in mice. The damage by PS-MPS to epididymal sperm was studied using blood cell counts. The results showed that the number of viable epididymis sperm after PS-MPS exposure was significantly reduced. Using Duff-Quik staining, we found that the PS-MPS exposure increased the rate of sperm deformity. The testis is an important organ responsible for normal spermatogenesis. HE and TUNEL staining showed atrophy, shedding, and apoptosis of sperm cells at all levels of the testis after exposure to PS-MPS. Western blot and qPCR analysis were used to detect Nrf2/HO-1 and NF-κB. The results showed that after PS-MPS exposure, the expression of the pro-inflammatory molecule NF-κB and that of the inflammatory factors interleukin (IL)-1β and IL-6 increased significantly, whereas that of the anti-inflammatory molecule Nrf2/HO-1 decreased. These results indicate that the abnormal sperm quality in ICR mice caused by PS-MPS exposure is closely related to the Nrf2/HO-1/NF-κB pathway.","author":[{"dropping-particle":"","family":"Hou","given":"Baolian","non-dropping-particle":"","parse-names":false,"suffix":""},{"dropping-particle":"","family":"Wang","given":"Fangyi","non-dropping-particle":"","parse-names":false,"suffix":""},{"dropping-particle":"","family":"Liu","given":"Tao","non-dropping-particle":"","parse-names":false,"suffix":""},{"dropping-particle":"","family":"Wang","given":"Zhiping","non-dropping-particle":"","parse-names":false,"suffix":""}],"container-title":"Journal of Hazardous Materials","id":"ITEM-4","issue":"September","issued":{"date-parts":[["2021","3"]]},"page":"124028","publisher":"Elsevier B.V.","title":"Reproductive toxicity of polystyrene microplastics: In vivo experimental study on testicular toxicity in mice","type":"article-journal","volume":"405"},"uris":["http://www.mendeley.com/documents/?uuid=6f0846b2-6970-4c43-b475-ff0e6343a73a"]}],"mendeley":{"formattedCitation":"&lt;sup&gt;19–22&lt;/sup&gt;","plainTextFormattedCitation":"19–22"},"properties":{"noteIndex":0},"schema":"https://github.com/citation-style-language/schema/raw/master/csl-citation.json"}</w:instrText>
        </w:r>
        <w:r w:rsidR="00702179" w:rsidRPr="00702179">
          <w:rPr>
            <w:rPrChange w:id="97" w:author="mnoonan" w:date="2022-08-25T14:32:00Z">
              <w:rPr>
                <w:b/>
                <w:bCs/>
              </w:rPr>
            </w:rPrChange>
          </w:rPr>
          <w:fldChar w:fldCharType="separate"/>
        </w:r>
        <w:r w:rsidR="00702179" w:rsidRPr="00702179">
          <w:rPr>
            <w:vertAlign w:val="superscript"/>
            <w:rPrChange w:id="98" w:author="mnoonan" w:date="2022-08-25T14:32:00Z">
              <w:rPr>
                <w:b/>
                <w:bCs/>
                <w:vertAlign w:val="superscript"/>
              </w:rPr>
            </w:rPrChange>
          </w:rPr>
          <w:t>19–22</w:t>
        </w:r>
        <w:r w:rsidR="00702179" w:rsidRPr="00702179">
          <w:rPr>
            <w:rPrChange w:id="99" w:author="mnoonan" w:date="2022-08-25T14:32:00Z">
              <w:rPr>
                <w:b/>
                <w:bCs/>
              </w:rPr>
            </w:rPrChange>
          </w:rPr>
          <w:fldChar w:fldCharType="end"/>
        </w:r>
        <w:r w:rsidR="00702179">
          <w:rPr>
            <w:lang w:val="en-CA"/>
          </w:rPr>
          <w:t>.</w:t>
        </w:r>
        <w:r w:rsidR="00702179" w:rsidRPr="00702179">
          <w:rPr>
            <w:rPrChange w:id="100" w:author="mnoonan" w:date="2022-08-25T14:32:00Z">
              <w:rPr>
                <w:b/>
                <w:bCs/>
              </w:rPr>
            </w:rPrChange>
          </w:rPr>
          <w:t xml:space="preserve"> Data have been limited to studies on laboratory animals, however,</w:t>
        </w:r>
      </w:ins>
      <w:ins w:id="101" w:author="mnoonan" w:date="2022-08-25T14:33:00Z">
        <w:r w:rsidR="00981749">
          <w:rPr>
            <w:lang w:val="en-CA"/>
          </w:rPr>
          <w:t xml:space="preserve"> and</w:t>
        </w:r>
      </w:ins>
      <w:ins w:id="102" w:author="mnoonan" w:date="2022-08-25T14:32:00Z">
        <w:r w:rsidR="00702179" w:rsidRPr="00702179">
          <w:rPr>
            <w:rPrChange w:id="103" w:author="mnoonan" w:date="2022-08-25T14:32:00Z">
              <w:rPr>
                <w:b/>
                <w:bCs/>
              </w:rPr>
            </w:rPrChange>
          </w:rPr>
          <w:t xml:space="preserve"> the extent to which they are representative of the conditions animals are actually experiencing in the real world is </w:t>
        </w:r>
      </w:ins>
      <w:ins w:id="104" w:author="mnoonan" w:date="2022-08-25T14:33:00Z">
        <w:r w:rsidR="00981749">
          <w:rPr>
            <w:lang w:val="en-CA"/>
          </w:rPr>
          <w:t>unknown</w:t>
        </w:r>
      </w:ins>
      <w:ins w:id="105" w:author="mnoonan" w:date="2022-08-25T14:32:00Z">
        <w:r w:rsidR="00702179" w:rsidRPr="00702179">
          <w:rPr>
            <w:rPrChange w:id="106" w:author="mnoonan" w:date="2022-08-25T14:32:00Z">
              <w:rPr>
                <w:b/>
                <w:bCs/>
              </w:rPr>
            </w:rPrChange>
          </w:rPr>
          <w:t xml:space="preserve">. For example, Jin et al. studied the effects of MPs on fertility by feeding mice MPs at concentrations that were ca. 100,000 times greater than they would be exposed to </w:t>
        </w:r>
        <w:commentRangeStart w:id="107"/>
        <w:r w:rsidR="00702179" w:rsidRPr="00702179">
          <w:rPr>
            <w:rPrChange w:id="108" w:author="mnoonan" w:date="2022-08-25T14:32:00Z">
              <w:rPr>
                <w:b/>
                <w:bCs/>
              </w:rPr>
            </w:rPrChange>
          </w:rPr>
          <w:t>in the wild</w:t>
        </w:r>
      </w:ins>
      <w:commentRangeEnd w:id="107"/>
      <w:ins w:id="109" w:author="mnoonan" w:date="2022-08-25T14:35:00Z">
        <w:r w:rsidR="00981749">
          <w:rPr>
            <w:rStyle w:val="CommentReference"/>
          </w:rPr>
          <w:commentReference w:id="107"/>
        </w:r>
      </w:ins>
      <w:ins w:id="110" w:author="mnoonan" w:date="2022-08-25T14:33:00Z">
        <w:r w:rsidR="00981749">
          <w:rPr>
            <w:lang w:val="en-CA"/>
          </w:rPr>
          <w:t xml:space="preserve">. </w:t>
        </w:r>
      </w:ins>
      <w:ins w:id="111" w:author="mnoonan" w:date="2022-08-25T14:32:00Z">
        <w:r w:rsidR="00702179" w:rsidRPr="00702179">
          <w:rPr>
            <w:rPrChange w:id="112" w:author="mnoonan" w:date="2022-08-25T14:32:00Z">
              <w:rPr>
                <w:b/>
                <w:bCs/>
              </w:rPr>
            </w:rPrChange>
          </w:rPr>
          <w:t xml:space="preserve">This means that it is unclear to what extent MPs can bio-accumulate in </w:t>
        </w:r>
      </w:ins>
      <w:ins w:id="113" w:author="mnoonan" w:date="2022-08-25T14:35:00Z">
        <w:r w:rsidR="00981749">
          <w:rPr>
            <w:lang w:val="en-CA"/>
          </w:rPr>
          <w:t>free-ranging</w:t>
        </w:r>
      </w:ins>
      <w:ins w:id="114" w:author="mnoonan" w:date="2022-08-25T14:32:00Z">
        <w:r w:rsidR="00702179" w:rsidRPr="00702179">
          <w:rPr>
            <w:rPrChange w:id="115" w:author="mnoonan" w:date="2022-08-25T14:32:00Z">
              <w:rPr>
                <w:b/>
                <w:bCs/>
              </w:rPr>
            </w:rPrChange>
          </w:rPr>
          <w:t xml:space="preserve"> terrestrial mammals and influence fertility.</w:t>
        </w:r>
      </w:ins>
      <w:ins w:id="116" w:author="mnoonan" w:date="2022-08-25T14:33:00Z">
        <w:r w:rsidR="00981749">
          <w:rPr>
            <w:lang w:val="en-CA"/>
          </w:rPr>
          <w:t xml:space="preserve"> </w:t>
        </w:r>
      </w:ins>
      <w:del w:id="117" w:author="mnoonan" w:date="2022-08-25T13:55:00Z">
        <w:r w:rsidR="00C403EC" w:rsidRPr="00042923" w:rsidDel="00D57355">
          <w:rPr>
            <w:bCs/>
            <w:lang w:val="en-GB"/>
          </w:rPr>
          <w:delText xml:space="preserve">Microplastics have been found across several </w:delText>
        </w:r>
        <w:r w:rsidR="008B1BBB" w:rsidRPr="00042923" w:rsidDel="00D57355">
          <w:rPr>
            <w:bCs/>
            <w:lang w:val="en-GB"/>
          </w:rPr>
          <w:delText>milieus</w:delText>
        </w:r>
        <w:r w:rsidR="003A51C2" w:rsidRPr="00042923" w:rsidDel="00D57355">
          <w:rPr>
            <w:bCs/>
            <w:lang w:val="en-GB"/>
          </w:rPr>
          <w:delText xml:space="preserve"> </w:delText>
        </w:r>
        <w:r w:rsidR="00C87457" w:rsidRPr="00042923" w:rsidDel="00D57355">
          <w:rPr>
            <w:bCs/>
            <w:lang w:val="en-GB"/>
          </w:rPr>
          <w:fldChar w:fldCharType="begin" w:fldLock="1"/>
        </w:r>
        <w:r w:rsidR="00CF3D3B" w:rsidRPr="00042923" w:rsidDel="00D57355">
          <w:rPr>
            <w:bCs/>
            <w:lang w:val="en-GB"/>
          </w:rPr>
          <w:delInstrText>ADDIN CSL_CITATION {"citationItems":[{"id":"ITEM-1","itemData":{"DOI":"10.1098/rsos.140317","ISSN":"2054-5703","abstract":"&lt;p&gt; Marine debris, mostly consisting of plastic, is a global problem, negatively impacting wildlife, tourism and shipping. However, despite the durability of plastic, and the exponential increase in its production, monitoring data show limited evidence of concomitant increasing concentrations in marine habitats. There appears to be a considerable proportion of the manufactured plastic that is unaccounted for in surveys tracking the fate of environmental plastics. Even the discovery of widespread accumulation of microscopic fragments (microplastics) in oceanic gyres and shallow water sediments is unable to explain the missing fraction. Here, we show that deep-sea sediments are a likely sink for microplastics. Microplastic, in the form of fibres, was up to four orders of magnitude more abundant (per unit volume) in deep-sea sediments from the Atlantic Ocean, Mediterranean Sea and Indian Ocean than in contaminated sea-surface waters. Our results show evidence for a large and hitherto unknown repository of microplastics. The dominance of microfibres points to a previously underreported and unsampled plastic fraction. Given the vastness of the deep sea and the prevalence of microplastics at all sites we investigated, the deep-sea floor appears to provide an answer to the question— &lt;italic&gt;where is all the plastic?&lt;/italic&gt; &lt;/p&gt;","author":[{"dropping-particle":"","family":"Woodall","given":"Lucy C.","non-dropping-particle":"","parse-names":false,"suffix":""},{"dropping-particle":"","family":"Sanchez-Vidal","given":"Anna","non-dropping-particle":"","parse-names":false,"suffix":""},{"dropping-particle":"","family":"Canals","given":"Miquel","non-dropping-particle":"","parse-names":false,"suffix":""},{"dropping-particle":"","family":"Paterson","given":"Gordon L.J.","non-dropping-particle":"","parse-names":false,"suffix":""},{"dropping-particle":"","family":"Coppock","given":"Rachel","non-dropping-particle":"","parse-names":false,"suffix":""},{"dropping-particle":"","family":"Sleight","given":"Victoria","non-dropping-particle":"","parse-names":false,"suffix":""},{"dropping-particle":"","family":"Calafat","given":"Antonio","non-dropping-particle":"","parse-names":false,"suffix":""},{"dropping-particle":"","family":"Rogers","given":"Alex D.","non-dropping-particle":"","parse-names":false,"suffix":""},{"dropping-particle":"","family":"Narayanaswamy","given":"Bhavani E.","non-dropping-particle":"","parse-names":false,"suffix":""},{"dropping-particle":"","family":"Thompson","given":"Richard C.","non-dropping-particle":"","parse-names":false,"suffix":""}],"container-title":"Royal Society Open Science","id":"ITEM-1","issue":"4","issued":{"date-parts":[["2014","12"]]},"page":"140317","title":"The deep sea is a major sink for microplastic debris","type":"article-journal","volume":"1"},"uris":["http://www.mendeley.com/documents/?uuid=a91d12ca-6dbb-3802-a0fe-e0a67e1a34a9"]},{"id":"ITEM-2","itemData":{"DOI":"10.1371/journal.pone.0247224","ISSN":"1932-6203","abstract":"&lt;p&gt; We report microplastic densities on windward beaches of Oahu, Hawai`i, USA, an island that received about 6 million tourist visits a year. Microplastic densities, surveyed on six Oahu beaches, were highest on the beaches with the coarsest sands, associated with high wave energy. On those beaches, densities were very high (700–1700 particles m &lt;sup&gt;-2&lt;/sup&gt; ), as high as those recorded on other remote island beaches worldwide. Densities were higher at storm tide lines than high tide lines. Results from our study provide empirical data on the distribution of microplastics on the most populated and visited of the Hawaiian islands. &lt;/p&gt;","author":[{"dropping-particle":"","family":"Rey","given":"Savannah Franklin","non-dropping-particle":"","parse-names":false,"suffix":""},{"dropping-particle":"","family":"Franklin","given":"Janet","non-dropping-particle":"","parse-names":false,"suffix":""},{"dropping-particle":"","family":"Rey","given":"Sergio J.","non-dropping-particle":"","parse-names":false,"suffix":""}],"container-title":"PLOS ONE","id":"ITEM-2","issue":"2","issued":{"date-parts":[["2021","2","18"]]},"page":"e0247224","title":"Microplastic pollution on island beaches, Oahu, Hawai`i","type":"article-journal","volume":"16"},"uris":["http://www.mendeley.com/documents/?uuid=070f6231-bb95-3733-bedb-350f76a88857"]},{"id":"ITEM-3","itemData":{"DOI":"10.1007/s10661-019-7843-z","ISSN":"0167-6369","abstract":"&lt;p&gt;In the last few years, several studies have investigated microplastics (MPs) in marine ecosystems, but data monitoring and assessing the occurrence in freshwater environments are still scarce. The present study aims to investigate the occurrence, distribution, and chemical composition of MP pollution in Vesijärvi lake and Pikku Vesijärvi pond close to the city of Lahti (Finland) in winter. Sediment, snow, and ice core samples were collected near the shore of these two aquatic systems. MPs were analysed and identified by a non-destructive method using Fourier transform infrared spectroscopy (FTIR) 2D imaging. The mean concentrations of MPs detected in sediment, snow, and ice samples were 395.5 ± 90.7 MPs/kg, 117.1 ± 18.4 MPs/L, and 7.8 ± 1.2 MPs/L, respectively. FTIR results showed the predominant abundance of microplastics, such as polyamides (up to 53.3%), polyethylene and polypropylene (up to 17.1%), and natural fragments such as cellulose (up to 45.8%) and wool (up 18.8%) in the same size range. The potential release of MPs arising from stormwaters and sport and recreational activities was evidenced.&lt;/p&gt;","author":[{"dropping-particle":"","family":"Scopetani","given":"Costanza","non-dropping-particle":"","parse-names":false,"suffix":""},{"dropping-particle":"","family":"Chelazzi","given":"David","non-dropping-particle":"","parse-names":false,"suffix":""},{"dropping-particle":"","family":"Cincinelli","given":"Alessandra","non-dropping-particle":"","parse-names":false,"suffix":""},{"dropping-particle":"","family":"Esterhuizen-Londt","given":"Maranda","non-dropping-particle":"","parse-names":false,"suffix":""}],"container-title":"Environmental Monitoring and Assessment","id":"ITEM-3","issue":"11","issued":{"date-parts":[["2019","11","18"]]},"page":"652","title":"Assessment of microplastic pollution: occurrence and characterisation in Vesijärvi lake and Pikku Vesijärvi pond, Finland","type":"article-journal","volume":"191"},"uris":["http://www.mendeley.com/documents/?uuid=6e3ebaa9-d3ee-3810-a673-6cae062c574c"]},{"id":"ITEM-4","itemData":{"DOI":"10.3390/ijerph16091650","ISSN":"1660-4601","abstract":"&lt;p&gt;As emerging pollutants, microplastics have attracted the attention of scholars from all over the world. However, there is a lack of research on freshwater areas, even in densely populated urban areas. This study investigated eight urban lakes in Changsha, China. It was found that microplastic concentrations ranged from 2425 ± 247.5 items/m3 to 7050 ± 1060.66 items/m3 in the surface water of research areas and the maximum concentration was found in Yuejin Lake, a tourist spot in the center of the city. Anthropogenic factors are an important reason for microplastic abundance in urban lakes. The major shape of microplastics was linear and most of the microplastics were transparent. More than 89.5% of the microplastics had a size of less than 2 mm. Polypropylene was the dominant type in the studied waters. This study can provide a valuable reference for a better understanding of microplastic pollution in urban areas of China.&lt;/p&gt;","author":[{"dropping-particle":"","family":"Yin","given":"Lingshi","non-dropping-particle":"","parse-names":false,"suffix":""},{"dropping-particle":"","family":"Jiang","given":"Changbo","non-dropping-particle":"","parse-names":false,"suffix":""},{"dropping-particle":"","family":"Wen","given":"Xiaofeng","non-dropping-particle":"","parse-names":false,"suffix":""},{"dropping-particle":"","family":"Du","given":"Chunyan","non-dropping-particle":"","parse-names":false,"suffix":""},{"dropping-particle":"","family":"Zhong","given":"Wei","non-dropping-particle":"","parse-names":false,"suffix":""},{"dropping-particle":"","family":"Feng","given":"Zhiqiao","non-dropping-particle":"","parse-names":false,"suffix":""},{"dropping-particle":"","family":"Long","given":"Yuannan","non-dropping-particle":"","parse-names":false,"suffix":""},{"dropping-particle":"","family":"Ma","given":"Yuan","non-dropping-particle":"","parse-names":false,"suffix":""}],"container-title":"International Journal of Environmental Research and Public Health","id":"ITEM-4","issue":"9","issued":{"date-parts":[["2019","5","12"]]},"page":"1650","title":"Microplastic Pollution in Surface Water of Urban Lakes in Changsha, China","type":"article-journal","volume":"16"},"uris":["http://www.mendeley.com/documents/?uuid=222424d4-507e-3756-bd15-445b57bec4ca"]},{"id":"ITEM-5","itemData":{"DOI":"10.1126/sciadv.aax1157","ISSN":"23752548","PMID":"31453336","abstract":"Microplastics (MPs) are ubiquitous, and considerable quantities prevail even in the Arctic; however, there are large knowledge gaps regarding pathways to the North. To assess whether atmospheric transport plays a role, we analyzed snow samples from ice floes in Fram Strait. For comparison, we investigated snow samples from remote (Swiss Alps) and populated (Bremen, Bavaria) European sites. MPs were identified by Fourier transform infrared imaging in 20 of 21 samples. The MP concentration of Arctic snow was significantly lower (0 to 14.4 × 103 N liter−1) than European snow (0.19 × 103 to 154 × 103 N liter−1) but still substantial. Polymer composition varied strongly, but varnish, rubber, polyethylene, and polyamide dominated overall. Most particles were in the smallest size range indicating large numbers of particles below the detection limit of 11 m. Our data highlight that atmospheric transport and deposition can be notable pathways for MPs meriting more research.","author":[{"dropping-particle":"","family":"Bergmann","given":"Melanie","non-dropping-particle":"","parse-names":false,"suffix":""},{"dropping-particle":"","family":"Mützel","given":"Sophia","non-dropping-particle":"","parse-names":false,"suffix":""},{"dropping-particle":"","family":"Primpke","given":"Sebastian","non-dropping-particle":"","parse-names":false,"suffix":""},{"dropping-particle":"","family":"Tekman","given":"Mine B.","non-dropping-particle":"","parse-names":false,"suffix":""},{"dropping-particle":"","family":"Trachsel","given":"Jürg","non-dropping-particle":"","parse-names":false,"suffix":""},{"dropping-particle":"","family":"Gerdts","given":"Gunnar","non-dropping-particle":"","parse-names":false,"suffix":""}],"container-title":"Science Advances","id":"ITEM-5","issue":"8","issued":{"date-parts":[["2019"]]},"page":"1-11","title":"White and wonderful? Microplastics prevail in snow from the Alps to the Arctic","type":"article-journal","volume":"5"},"uris":["http://www.mendeley.com/documents/?uuid=bf7e761e-cd68-4d0d-bca5-87c2c2b6880a"]}],"mendeley":{"formattedCitation":"(&lt;i&gt;26&lt;/i&gt;–&lt;i&gt;30&lt;/i&gt;)","plainTextFormattedCitation":"(26–30)","previouslyFormattedCitation":"(&lt;i&gt;22&lt;/i&gt;–&lt;i&gt;26&lt;/i&gt;)"},"properties":{"noteIndex":0},"schema":"https://github.com/citation-style-language/schema/raw/master/csl-citation.json"}</w:delInstrText>
        </w:r>
        <w:r w:rsidR="00C87457" w:rsidRPr="00042923" w:rsidDel="00D57355">
          <w:rPr>
            <w:bCs/>
            <w:lang w:val="en-GB"/>
          </w:rPr>
          <w:fldChar w:fldCharType="separate"/>
        </w:r>
        <w:r w:rsidR="00CF3D3B" w:rsidRPr="00042923" w:rsidDel="00D57355">
          <w:rPr>
            <w:bCs/>
            <w:noProof/>
            <w:lang w:val="en-GB"/>
          </w:rPr>
          <w:delText>(</w:delText>
        </w:r>
        <w:r w:rsidR="00CF3D3B" w:rsidRPr="00042923" w:rsidDel="00D57355">
          <w:rPr>
            <w:bCs/>
            <w:i/>
            <w:noProof/>
            <w:lang w:val="en-GB"/>
          </w:rPr>
          <w:delText>26</w:delText>
        </w:r>
        <w:r w:rsidR="00CF3D3B" w:rsidRPr="00042923" w:rsidDel="00D57355">
          <w:rPr>
            <w:bCs/>
            <w:noProof/>
            <w:lang w:val="en-GB"/>
          </w:rPr>
          <w:delText>–</w:delText>
        </w:r>
        <w:r w:rsidR="00CF3D3B" w:rsidRPr="00042923" w:rsidDel="00D57355">
          <w:rPr>
            <w:bCs/>
            <w:i/>
            <w:noProof/>
            <w:lang w:val="en-GB"/>
          </w:rPr>
          <w:delText>30</w:delText>
        </w:r>
        <w:r w:rsidR="00CF3D3B" w:rsidRPr="00042923" w:rsidDel="00D57355">
          <w:rPr>
            <w:bCs/>
            <w:noProof/>
            <w:lang w:val="en-GB"/>
          </w:rPr>
          <w:delText>)</w:delText>
        </w:r>
        <w:r w:rsidR="00C87457" w:rsidRPr="00042923" w:rsidDel="00D57355">
          <w:rPr>
            <w:bCs/>
            <w:lang w:val="en-GB"/>
          </w:rPr>
          <w:fldChar w:fldCharType="end"/>
        </w:r>
        <w:r w:rsidR="00C403EC" w:rsidRPr="00042923" w:rsidDel="00D57355">
          <w:rPr>
            <w:bCs/>
            <w:lang w:val="en-GB"/>
          </w:rPr>
          <w:delText>, and are a concern for human and animal health</w:delText>
        </w:r>
        <w:r w:rsidR="003A51C2" w:rsidRPr="00042923" w:rsidDel="00D57355">
          <w:rPr>
            <w:bCs/>
            <w:lang w:val="en-GB"/>
          </w:rPr>
          <w:delText xml:space="preserve"> </w:delText>
        </w:r>
        <w:r w:rsidR="00C87457" w:rsidRPr="00042923" w:rsidDel="00D57355">
          <w:rPr>
            <w:bCs/>
            <w:lang w:val="en-GB"/>
          </w:rPr>
          <w:fldChar w:fldCharType="begin" w:fldLock="1"/>
        </w:r>
        <w:r w:rsidR="00CF3D3B" w:rsidRPr="00042923" w:rsidDel="00D57355">
          <w:rPr>
            <w:bCs/>
            <w:lang w:val="en-GB"/>
          </w:rPr>
          <w:delInstrText>ADDIN CSL_CITATION {"citationItems":[{"id":"ITEM-1","itemData":{"DOI":"10.1016/j.envpol.2020.115392","ISSN":"02697491","author":[{"dropping-particle":"","family":"Zimmermann","given":"Lisa","non-dropping-particle":"","parse-names":false,"suffix":""},{"dropping-particle":"","family":"Göttlich","given":"Sarah","non-dropping-particle":"","parse-names":false,"suffix":""},{"dropping-particle":"","family":"Oehlmann","given":"Jörg","non-dropping-particle":"","parse-names":false,"suffix":""},{"dropping-particle":"","family":"Wagner","given":"Martin","non-dropping-particle":"","parse-names":false,"suffix":""},{"dropping-particle":"","family":"Völker","given":"Carolin","non-dropping-particle":"","parse-names":false,"suffix":""}],"container-title":"Environmental Pollution","id":"ITEM-1","issued":{"date-parts":[["2020","12"]]},"page":"115392","title":"What are the drivers of microplastic toxicity? Comparing the toxicity of plastic chemicals and particles to Daphnia magna","type":"article-journal","volume":"267"},"uris":["http://www.mendeley.com/documents/?uuid=be32c9f9-29e8-3753-87c5-93508f7f063e"]},{"id":"ITEM-2","itemData":{"DOI":"10.1038/s41598-020-64464-9","ISSN":"2045-2322","abstract":"&lt;p&gt;Environmental pollution arising from plastic waste is a major global concern. Plastic macroparticles, microparticles, and nanoparticles have the potential to affect marine ecosystems and human health. It is generally accepted that microplastic particles are not harmful or at best minimal to human health. However direct contact with microplastic particles may have possible adverse effect in cellular level. Primary polystyrene (PS) particles were the focus of this study, and we investigated the potential impacts of these microplastics on human health at the cellular level. We determined that PS particles were potential immune stimulants that induced cytokine and chemokine production in a size-dependent and concentration-dependent manner.&lt;/p&gt;","author":[{"dropping-particle":"","family":"Hwang","given":"Jangsun","non-dropping-particle":"","parse-names":false,"suffix":""},{"dropping-particle":"","family":"Choi","given":"Daheui","non-dropping-particle":"","parse-names":false,"suffix":""},{"dropping-particle":"","family":"Han","given":"Seora","non-dropping-particle":"","parse-names":false,"suffix":""},{"dropping-particle":"","family":"Jung","given":"Se Yong","non-dropping-particle":"","parse-names":false,"suffix":""},{"dropping-particle":"","family":"Choi","given":"Jonghoon","non-dropping-particle":"","parse-names":false,"suffix":""},{"dropping-particle":"","family":"Hong","given":"Jinkee","non-dropping-particle":"","parse-names":false,"suffix":""}],"container-title":"Scientific Reports","id":"ITEM-2","issue":"1","issued":{"date-parts":[["2020","12","30"]]},"page":"7391","title":"Potential toxicity of polystyrene microplastic particles","type":"article-journal","volume":"10"},"uris":["http://www.mendeley.com/documents/?uuid=1a13d6fe-853d-3a30-a9d8-07b8ec69de7a"]},{"id":"ITEM-3","itemData":{"DOI":"10.1186/s12989-020-00387-7","ISSN":"1743-8977","author":[{"dropping-particle":"","family":"Hirt","given":"Nell","non-dropping-particle":"","parse-names":false,"suffix":""},{"dropping-particle":"","family":"Body-Malapel","given":"Mathilde","non-dropping-particle":"","parse-names":false,"suffix":""}],"container-title":"Particle and Fibre Toxicology","id":"ITEM-3","issue":"1","issued":{"date-parts":[["2020","12","12"]]},"page":"57","title":"Immunotoxicity and intestinal effects of nano- and microplastics: a review of the literature","type":"article-journal","volume":"17"},"uris":["http://www.mendeley.com/documents/?uuid=d45c1975-772c-4d2a-81cf-990485e3ee64"]},{"id":"ITEM-4","itemData":{"DOI":"10.1016/j.scitotenv.2019.134455","ISSN":"00489697","author":[{"dropping-particle":"","family":"Prata","given":"Joana Correia","non-dropping-particle":"","parse-names":false,"suffix":""},{"dropping-particle":"","family":"Costa","given":"João P.","non-dropping-particle":"da","parse-names":false,"suffix":""},{"dropping-particle":"","family":"Lopes","given":"Isabel","non-dropping-particle":"","parse-names":false,"suffix":""},{"dropping-particle":"","family":"Duarte","given":"Armando C.","non-dropping-particle":"","parse-names":false,"suffix":""},{"dropping-particle":"","family":"Rocha-Santos","given":"Teresa","non-dropping-particle":"","parse-names":false,"suffix":""}],"container-title":"Science of The Total Environment","id":"ITEM-4","issued":{"date-parts":[["2020","2"]]},"page":"134455","title":"Environmental exposure to microplastics: An overview on possible human health effects","type":"article-journal","volume":"702"},"uris":["http://www.mendeley.com/documents/?uuid=4ffe1117-9416-346e-b8f4-ee309aa1adb5"]}],"mendeley":{"formattedCitation":"(&lt;i&gt;31&lt;/i&gt;–&lt;i&gt;34&lt;/i&gt;)","plainTextFormattedCitation":"(31–34)","previouslyFormattedCitation":"(&lt;i&gt;27&lt;/i&gt;–&lt;i&gt;30&lt;/i&gt;)"},"properties":{"noteIndex":0},"schema":"https://github.com/citation-style-language/schema/raw/master/csl-citation.json"}</w:delInstrText>
        </w:r>
        <w:r w:rsidR="00C87457" w:rsidRPr="00042923" w:rsidDel="00D57355">
          <w:rPr>
            <w:bCs/>
            <w:lang w:val="en-GB"/>
          </w:rPr>
          <w:fldChar w:fldCharType="separate"/>
        </w:r>
        <w:r w:rsidR="00CF3D3B" w:rsidRPr="00042923" w:rsidDel="00D57355">
          <w:rPr>
            <w:bCs/>
            <w:noProof/>
            <w:lang w:val="en-GB"/>
          </w:rPr>
          <w:delText>(</w:delText>
        </w:r>
        <w:r w:rsidR="00CF3D3B" w:rsidRPr="00042923" w:rsidDel="00D57355">
          <w:rPr>
            <w:bCs/>
            <w:i/>
            <w:noProof/>
            <w:lang w:val="en-GB"/>
          </w:rPr>
          <w:delText>31</w:delText>
        </w:r>
        <w:r w:rsidR="00CF3D3B" w:rsidRPr="00042923" w:rsidDel="00D57355">
          <w:rPr>
            <w:bCs/>
            <w:noProof/>
            <w:lang w:val="en-GB"/>
          </w:rPr>
          <w:delText>–</w:delText>
        </w:r>
        <w:r w:rsidR="00CF3D3B" w:rsidRPr="00042923" w:rsidDel="00D57355">
          <w:rPr>
            <w:bCs/>
            <w:i/>
            <w:noProof/>
            <w:lang w:val="en-GB"/>
          </w:rPr>
          <w:delText>34</w:delText>
        </w:r>
        <w:r w:rsidR="00CF3D3B" w:rsidRPr="00042923" w:rsidDel="00D57355">
          <w:rPr>
            <w:bCs/>
            <w:noProof/>
            <w:lang w:val="en-GB"/>
          </w:rPr>
          <w:delText>)</w:delText>
        </w:r>
        <w:r w:rsidR="00C87457" w:rsidRPr="00042923" w:rsidDel="00D57355">
          <w:rPr>
            <w:bCs/>
            <w:lang w:val="en-GB"/>
          </w:rPr>
          <w:fldChar w:fldCharType="end"/>
        </w:r>
        <w:r w:rsidR="00C403EC" w:rsidRPr="00042923" w:rsidDel="00D57355">
          <w:rPr>
            <w:bCs/>
            <w:lang w:val="en-GB"/>
          </w:rPr>
          <w:delText>.</w:delText>
        </w:r>
      </w:del>
      <w:del w:id="118" w:author="mnoonan" w:date="2022-08-25T14:17:00Z">
        <w:r w:rsidR="00C403EC" w:rsidRPr="00042923" w:rsidDel="002C3D1D">
          <w:rPr>
            <w:bCs/>
            <w:lang w:val="en-GB"/>
          </w:rPr>
          <w:delText xml:space="preserve"> R</w:delText>
        </w:r>
      </w:del>
      <w:del w:id="119" w:author="mnoonan" w:date="2022-08-25T14:38:00Z">
        <w:r w:rsidR="00C403EC" w:rsidRPr="00042923" w:rsidDel="000A6285">
          <w:rPr>
            <w:bCs/>
            <w:lang w:val="en-GB"/>
          </w:rPr>
          <w:delText>ecent studies were able to detect MPs in human sputum</w:delText>
        </w:r>
        <w:r w:rsidR="003A51C2" w:rsidRPr="00042923" w:rsidDel="000A6285">
          <w:rPr>
            <w:bCs/>
            <w:lang w:val="en-GB"/>
          </w:rPr>
          <w:delText xml:space="preserve"> </w:delText>
        </w:r>
        <w:r w:rsidR="00C87457" w:rsidRPr="00042923" w:rsidDel="000A6285">
          <w:rPr>
            <w:bCs/>
            <w:lang w:val="en-GB"/>
          </w:rPr>
          <w:fldChar w:fldCharType="begin" w:fldLock="1"/>
        </w:r>
        <w:r w:rsidR="00CF3D3B" w:rsidRPr="00042923" w:rsidDel="000A6285">
          <w:rPr>
            <w:bCs/>
            <w:lang w:val="en-GB"/>
          </w:rPr>
          <w:delInstrText>ADDIN CSL_CITATION {"citationItems":[{"id":"ITEM-1","itemData":{"DOI":"10.1021/acs.est.1c03859","ISSN":"0013-936X","author":[{"dropping-particle":"","family":"Huang","given":"Shumin","non-dropping-particle":"","parse-names":false,"suffix":""},{"dropping-particle":"","family":"Huang","given":"Xiaoxin","non-dropping-particle":"","parse-names":false,"suffix":""},{"dropping-particle":"","family":"Bi","given":"Ran","non-dropping-particle":"","parse-names":false,"suffix":""},{"dropping-particle":"","family":"Guo","given":"Qiuxia","non-dropping-particle":"","parse-names":false,"suffix":""},{"dropping-particle":"","family":"Yu","given":"Xiaolin","non-dropping-particle":"","parse-names":false,"suffix":""},{"dropping-particle":"","family":"Zeng","given":"Qinghui","non-dropping-particle":"","parse-names":false,"suffix":""},{"dropping-particle":"","family":"Huang","given":"Ziyu","non-dropping-particle":"","parse-names":false,"suffix":""},{"dropping-particle":"","family":"Liu","given":"Tianming","non-dropping-particle":"","parse-names":false,"suffix":""},{"dropping-particle":"","family":"Wu","given":"Haisheng","non-dropping-particle":"","parse-names":false,"suffix":""},{"dropping-particle":"","family":"Chen","given":"Yuliang","non-dropping-particle":"","parse-names":false,"suffix":""},{"dropping-particle":"","family":"Xu","given":"Jialong","non-dropping-particle":"","parse-names":false,"suffix":""},{"dropping-particle":"","family":"Wu","given":"Yinge","non-dropping-particle":"","parse-names":false,"suffix":""},{"dropping-particle":"","family":"Guo","given":"Pi","non-dropping-particle":"","parse-names":false,"suffix":""}],"container-title":"Environmental Science &amp; Technology","id":"ITEM-1","issue":"4","issued":{"date-parts":[["2022","2","15"]]},"page":"2476-2486","title":"Detection and Analysis of Microplastics in Human Sputum","type":"article-journal","volume":"56"},"uris":["http://www.mendeley.com/documents/?uuid=5d5320c2-0e0f-3af3-a12e-a8cbb903eb12"]}],"mendeley":{"formattedCitation":"(&lt;i&gt;35&lt;/i&gt;)","plainTextFormattedCitation":"(35)","previouslyFormattedCitation":"(&lt;i&gt;31&lt;/i&gt;)"},"properties":{"noteIndex":0},"schema":"https://github.com/citation-style-language/schema/raw/master/csl-citation.json"}</w:delInstrText>
        </w:r>
        <w:r w:rsidR="00C87457" w:rsidRPr="00042923" w:rsidDel="000A6285">
          <w:rPr>
            <w:bCs/>
            <w:lang w:val="en-GB"/>
          </w:rPr>
          <w:fldChar w:fldCharType="separate"/>
        </w:r>
        <w:r w:rsidR="00CF3D3B" w:rsidRPr="00042923" w:rsidDel="000A6285">
          <w:rPr>
            <w:bCs/>
            <w:noProof/>
            <w:lang w:val="en-GB"/>
          </w:rPr>
          <w:delText>(</w:delText>
        </w:r>
        <w:r w:rsidR="00CF3D3B" w:rsidRPr="00042923" w:rsidDel="000A6285">
          <w:rPr>
            <w:bCs/>
            <w:i/>
            <w:noProof/>
            <w:lang w:val="en-GB"/>
          </w:rPr>
          <w:delText>35</w:delText>
        </w:r>
        <w:r w:rsidR="00CF3D3B" w:rsidRPr="00042923" w:rsidDel="000A6285">
          <w:rPr>
            <w:bCs/>
            <w:noProof/>
            <w:lang w:val="en-GB"/>
          </w:rPr>
          <w:delText>)</w:delText>
        </w:r>
        <w:r w:rsidR="00C87457" w:rsidRPr="00042923" w:rsidDel="000A6285">
          <w:rPr>
            <w:bCs/>
            <w:lang w:val="en-GB"/>
          </w:rPr>
          <w:fldChar w:fldCharType="end"/>
        </w:r>
        <w:r w:rsidR="00C403EC" w:rsidRPr="00042923" w:rsidDel="000A6285">
          <w:rPr>
            <w:bCs/>
            <w:lang w:val="en-GB"/>
          </w:rPr>
          <w:delText xml:space="preserve">, </w:delText>
        </w:r>
        <w:r w:rsidR="00945816" w:rsidRPr="00042923" w:rsidDel="000A6285">
          <w:rPr>
            <w:bCs/>
            <w:lang w:val="en-GB"/>
          </w:rPr>
          <w:delText>faeces</w:delText>
        </w:r>
        <w:r w:rsidR="003A51C2" w:rsidRPr="00042923" w:rsidDel="000A6285">
          <w:rPr>
            <w:bCs/>
            <w:lang w:val="en-GB"/>
          </w:rPr>
          <w:delText xml:space="preserve"> </w:delText>
        </w:r>
        <w:r w:rsidR="00C87457" w:rsidRPr="00042923" w:rsidDel="000A6285">
          <w:rPr>
            <w:bCs/>
            <w:lang w:val="en-GB"/>
          </w:rPr>
          <w:fldChar w:fldCharType="begin" w:fldLock="1"/>
        </w:r>
        <w:r w:rsidR="00CF3D3B" w:rsidRPr="00042923" w:rsidDel="000A6285">
          <w:rPr>
            <w:bCs/>
            <w:lang w:val="en-GB"/>
          </w:rPr>
          <w:delInstrText>ADDIN CSL_CITATION {"citationItems":[{"id":"ITEM-1","itemData":{"DOI":"10.7326/M19-0618","ISSN":"15393704","PMID":"31476765","abstract":"Background: Microplastics are ubiquitous in natural environments. Ingestion of microplastics has been described in marine organisms, whereby particles may enter the food chain. Objective: To examine human feces for the presence of microplastics to determine whether humans involuntarily ingest them. Design: Prospective case series in which participants completed a food diary and sampled stool according to step-by-step instructions. Setting: Europe and Asia. Participants: Eight healthy volunteers aged 33 to 65 years. Measurements: After chemical digestion, Fourier-transform infrared microspectroscopy was used to analyze the presence and shape of 10 common types of microplastic in stool samples. Results: All 8 stool samples tested positive for microplastics. A median of 20 microplastics (50 to 500 μm in size) per 10 g of human stool were identified. Overall, 9 plastic types were detected, with polypropylene and polyethylene terephthalate being the most abundant. Limitations: There were few participants, and each provided only 1 sample. The origin and fate of microplastics in the gastrointestinal tract were not investigated. Conclusion: Various microplastics were detected in human stool, suggesting inadvertent ingestion from different sources. Further research on the extent of microplastic intake and the potential effect on human health is needed.","author":[{"dropping-particle":"","family":"Schwabl","given":"Philipp","non-dropping-particle":"","parse-names":false,"suffix":""},{"dropping-particle":"","family":"Koppel","given":"Sebastian","non-dropping-particle":"","parse-names":false,"suffix":""},{"dropping-particle":"","family":"Konigshofer","given":"Philipp","non-dropping-particle":"","parse-names":false,"suffix":""},{"dropping-particle":"","family":"Bucsics","given":"Theresa","non-dropping-particle":"","parse-names":false,"suffix":""},{"dropping-particle":"","family":"Trauner","given":"Michael","non-dropping-particle":"","parse-names":false,"suffix":""},{"dropping-particle":"","family":"Reiberger","given":"Thomas","non-dropping-particle":"","parse-names":false,"suffix":""},{"dropping-particle":"","family":"Liebmann","given":"Bettina","non-dropping-particle":"","parse-names":false,"suffix":""}],"container-title":"Annals of Internal Medicine","id":"ITEM-1","issue":"7","issued":{"date-parts":[["2019"]]},"page":"453-457","title":"Detection of various microplastics in human stool: A prospective case series","type":"article-journal","volume":"171"},"uris":["http://www.mendeley.com/documents/?uuid=e747a867-3165-4486-9df3-439cb3da8830"]}],"mendeley":{"formattedCitation":"(&lt;i&gt;36&lt;/i&gt;)","plainTextFormattedCitation":"(36)","previouslyFormattedCitation":"(&lt;i&gt;32&lt;/i&gt;)"},"properties":{"noteIndex":0},"schema":"https://github.com/citation-style-language/schema/raw/master/csl-citation.json"}</w:delInstrText>
        </w:r>
        <w:r w:rsidR="00C87457" w:rsidRPr="00042923" w:rsidDel="000A6285">
          <w:rPr>
            <w:bCs/>
            <w:lang w:val="en-GB"/>
          </w:rPr>
          <w:fldChar w:fldCharType="separate"/>
        </w:r>
        <w:r w:rsidR="00CF3D3B" w:rsidRPr="00042923" w:rsidDel="000A6285">
          <w:rPr>
            <w:bCs/>
            <w:noProof/>
            <w:lang w:val="en-GB"/>
          </w:rPr>
          <w:delText>(</w:delText>
        </w:r>
        <w:r w:rsidR="00CF3D3B" w:rsidRPr="00042923" w:rsidDel="000A6285">
          <w:rPr>
            <w:bCs/>
            <w:i/>
            <w:noProof/>
            <w:lang w:val="en-GB"/>
          </w:rPr>
          <w:delText>36</w:delText>
        </w:r>
        <w:r w:rsidR="00CF3D3B" w:rsidRPr="00042923" w:rsidDel="000A6285">
          <w:rPr>
            <w:bCs/>
            <w:noProof/>
            <w:lang w:val="en-GB"/>
          </w:rPr>
          <w:delText>)</w:delText>
        </w:r>
        <w:r w:rsidR="00C87457" w:rsidRPr="00042923" w:rsidDel="000A6285">
          <w:rPr>
            <w:bCs/>
            <w:lang w:val="en-GB"/>
          </w:rPr>
          <w:fldChar w:fldCharType="end"/>
        </w:r>
        <w:r w:rsidR="00C403EC" w:rsidRPr="00042923" w:rsidDel="000A6285">
          <w:rPr>
            <w:bCs/>
            <w:lang w:val="en-GB"/>
          </w:rPr>
          <w:delText>, and even placent</w:delText>
        </w:r>
        <w:r w:rsidR="00C87457" w:rsidRPr="00042923" w:rsidDel="000A6285">
          <w:rPr>
            <w:bCs/>
            <w:lang w:val="en-GB"/>
          </w:rPr>
          <w:delText>a</w:delText>
        </w:r>
        <w:r w:rsidR="003A51C2" w:rsidRPr="00042923" w:rsidDel="000A6285">
          <w:rPr>
            <w:bCs/>
            <w:lang w:val="en-GB"/>
          </w:rPr>
          <w:delText xml:space="preserve"> </w:delText>
        </w:r>
        <w:r w:rsidR="00C87457" w:rsidRPr="00042923" w:rsidDel="000A6285">
          <w:rPr>
            <w:bCs/>
            <w:lang w:val="en-GB"/>
          </w:rPr>
          <w:fldChar w:fldCharType="begin" w:fldLock="1"/>
        </w:r>
        <w:r w:rsidR="00CF3D3B" w:rsidRPr="00042923" w:rsidDel="000A6285">
          <w:rPr>
            <w:bCs/>
            <w:lang w:val="en-GB"/>
          </w:rPr>
          <w:delInstrText>ADDIN CSL_CITATION {"citationItems":[{"id":"ITEM-1","itemData":{"DOI":"10.1016/j.envint.2020.106274","ISSN":"01604120","PMID":"33395930","abstract":"Microplastics are particles smaller than five millimeters deriving from the degradation of plastic objects present in the environment. Microplastics can move from the environment to living organisms, including mammals. In this study, six human placentas, collected from consenting women with physiological pregnancies, were analyzed by Raman Microspectroscopy to evaluate the presence of microplastics. In total, 12 microplastic fragments (ranging from 5 to 10 μm in size), with spheric or irregular shape were found in 4 placentas (5 in the fetal side, 4 in the maternal side and 3 in the chorioamniotic membranes); all microplastics particles were characterized in terms of morphology and chemical composition. All of them were pigmented; three were identified as stained polypropylene a thermoplastic polymer, while for the other nine it was possible to identify only the pigments, which were all used for man-made coatings, paints, adhesives, plasters, finger paints, polymers and cosmetics and personal care products.","author":[{"dropping-particle":"","family":"Ragusa","given":"Antonio","non-dropping-particle":"","parse-names":false,"suffix":""},{"dropping-particle":"","family":"Svelato","given":"Alessandro","non-dropping-particle":"","parse-names":false,"suffix":""},{"dropping-particle":"","family":"Santacroce","given":"Criselda","non-dropping-particle":"","parse-names":false,"suffix":""},{"dropping-particle":"","family":"Catalano","given":"Piera","non-dropping-particle":"","parse-names":false,"suffix":""},{"dropping-particle":"","family":"Notarstefano","given":"Valentina","non-dropping-particle":"","parse-names":false,"suffix":""},{"dropping-particle":"","family":"Carnevali","given":"Oliana","non-dropping-particle":"","parse-names":false,"suffix":""},{"dropping-particle":"","family":"Papa","given":"Fabrizio","non-dropping-particle":"","parse-names":false,"suffix":""},{"dropping-particle":"","family":"Rongioletti","given":"Mauro Ciro Antonio","non-dropping-particle":"","parse-names":false,"suffix":""},{"dropping-particle":"","family":"Baiocco","given":"Federico","non-dropping-particle":"","parse-names":false,"suffix":""},{"dropping-particle":"","family":"Draghi","given":"Simonetta","non-dropping-particle":"","parse-names":false,"suffix":""},{"dropping-particle":"","family":"D'Amore","given":"Elisabetta","non-dropping-particle":"","parse-names":false,"suffix":""},{"dropping-particle":"","family":"Rinaldo","given":"Denise","non-dropping-particle":"","parse-names":false,"suffix":""},{"dropping-particle":"","family":"Matta","given":"Maria","non-dropping-particle":"","parse-names":false,"suffix":""},{"dropping-particle":"","family":"Giorgini","given":"Elisabetta","non-dropping-particle":"","parse-names":false,"suffix":""}],"container-title":"Environment International","id":"ITEM-1","issued":{"date-parts":[["2021","1"]]},"page":"106274","publisher":"Elsevier Ltd","title":"Plasticenta: First evidence of microplastics in human placenta","type":"article-journal","volume":"146"},"uris":["http://www.mendeley.com/documents/?uuid=d9b4e284-d53e-4ff4-822c-6ee29d634fb9"]},{"id":"ITEM-2","itemData":{"DOI":"10.3390/pharmaceutics13070921","ISSN":"19994923","abstract":"Environmental pollution with microplastics (MPs) is a major and worldwide concern. Involuntary exposure to MPs by ingestion or inhalation is unavoidable. The effects on human health are still under debate, while in animals, cellular MP translocation and subsequent deleterious effects were shown. First reports indicate a potential intrauterine exposure with MPs, yet readouts are prone to contamination. Method: To establish a thorough protocol for the detection of MPs in human placenta and fetal meconium in a real-life clinical setting, a pilot study was set up to screen for MPs &gt; 50 µm in placental tissue and meconium sampled during two cesarean sections for breech deliveries. After chemical digestion of non-plastic material, Fourier-transform infrared (FTIR) microspectroscopy was used to analyze the presence of 10 common types of microplastic in placenta and stool samples. Results: Human placenta and meconium samples were screened positive for polyethylene, polypropylene, polystyrene, and polyurethane, of which only the latter one was also detected as airborne fallout in the operating room—thus representing potential contamination. Conclusion: We found MPs &gt; 50 µm in placenta and meconium acquired from cesarean delivery. Critical evaluation of potential contamination sources is pivotal and may guide future clinical studies to improve the correct detection of MPs in organ tissue. Studies investigating nano-sized plastics in human tissue are warranted.","author":[{"dropping-particle":"","family":"Braun","given":"Thorsten","non-dropping-particle":"","parse-names":false,"suffix":""},{"dropping-particle":"","family":"Ehrlich","given":"Loreen","non-dropping-particle":"","parse-names":false,"suffix":""},{"dropping-particle":"","family":"Henrich","given":"Wolfgang","non-dropping-particle":"","parse-names":false,"suffix":""},{"dropping-particle":"","family":"Koeppel","given":"Sebastian","non-dropping-particle":"","parse-names":false,"suffix":""},{"dropping-particle":"","family":"Lomako","given":"Ievgeniia","non-dropping-particle":"","parse-names":false,"suffix":""},{"dropping-particle":"","family":"Schwabl","given":"Philipp","non-dropping-particle":"","parse-names":false,"suffix":""},{"dropping-particle":"","family":"Liebmann","given":"Bettina","non-dropping-particle":"","parse-names":false,"suffix":""}],"container-title":"Pharmaceutics","id":"ITEM-2","issue":"7","issued":{"date-parts":[["2021"]]},"page":"1-12","title":"Detection of microplastic in human placenta and meconium in a clinical setting","type":"article-journal","volume":"13"},"uris":["http://www.mendeley.com/documents/?uuid=e8cb54a3-35de-4b45-ad87-db29dbad204c"]}],"mendeley":{"formattedCitation":"(&lt;i&gt;37&lt;/i&gt;, &lt;i&gt;38&lt;/i&gt;)","plainTextFormattedCitation":"(37, 38)","previouslyFormattedCitation":"(&lt;i&gt;33&lt;/i&gt;, &lt;i&gt;34&lt;/i&gt;)"},"properties":{"noteIndex":0},"schema":"https://github.com/citation-style-language/schema/raw/master/csl-citation.json"}</w:delInstrText>
        </w:r>
        <w:r w:rsidR="00C87457" w:rsidRPr="00042923" w:rsidDel="000A6285">
          <w:rPr>
            <w:bCs/>
            <w:lang w:val="en-GB"/>
          </w:rPr>
          <w:fldChar w:fldCharType="separate"/>
        </w:r>
        <w:r w:rsidR="00CF3D3B" w:rsidRPr="00042923" w:rsidDel="000A6285">
          <w:rPr>
            <w:bCs/>
            <w:noProof/>
            <w:lang w:val="en-GB"/>
          </w:rPr>
          <w:delText>(</w:delText>
        </w:r>
        <w:r w:rsidR="00CF3D3B" w:rsidRPr="00042923" w:rsidDel="000A6285">
          <w:rPr>
            <w:bCs/>
            <w:i/>
            <w:noProof/>
            <w:lang w:val="en-GB"/>
          </w:rPr>
          <w:delText>37</w:delText>
        </w:r>
        <w:r w:rsidR="00CF3D3B" w:rsidRPr="00042923" w:rsidDel="000A6285">
          <w:rPr>
            <w:bCs/>
            <w:noProof/>
            <w:lang w:val="en-GB"/>
          </w:rPr>
          <w:delText xml:space="preserve">, </w:delText>
        </w:r>
        <w:r w:rsidR="00CF3D3B" w:rsidRPr="00042923" w:rsidDel="000A6285">
          <w:rPr>
            <w:bCs/>
            <w:i/>
            <w:noProof/>
            <w:lang w:val="en-GB"/>
          </w:rPr>
          <w:delText>38</w:delText>
        </w:r>
        <w:r w:rsidR="00CF3D3B" w:rsidRPr="00042923" w:rsidDel="000A6285">
          <w:rPr>
            <w:bCs/>
            <w:noProof/>
            <w:lang w:val="en-GB"/>
          </w:rPr>
          <w:delText>)</w:delText>
        </w:r>
        <w:r w:rsidR="00C87457" w:rsidRPr="00042923" w:rsidDel="000A6285">
          <w:rPr>
            <w:bCs/>
            <w:lang w:val="en-GB"/>
          </w:rPr>
          <w:fldChar w:fldCharType="end"/>
        </w:r>
        <w:r w:rsidR="00C403EC" w:rsidRPr="00042923" w:rsidDel="000A6285">
          <w:rPr>
            <w:bCs/>
            <w:lang w:val="en-GB"/>
          </w:rPr>
          <w:delText xml:space="preserve">. The effects of these contaminants in reproduction are </w:delText>
        </w:r>
      </w:del>
      <w:del w:id="120" w:author="mnoonan" w:date="2022-08-25T13:56:00Z">
        <w:r w:rsidR="00C403EC" w:rsidRPr="00042923" w:rsidDel="00D57355">
          <w:rPr>
            <w:bCs/>
            <w:lang w:val="en-GB"/>
          </w:rPr>
          <w:delText xml:space="preserve">slowly being </w:delText>
        </w:r>
      </w:del>
      <w:del w:id="121" w:author="mnoonan" w:date="2022-08-25T14:38:00Z">
        <w:r w:rsidR="00C403EC" w:rsidRPr="00042923" w:rsidDel="000A6285">
          <w:rPr>
            <w:bCs/>
            <w:lang w:val="en-GB"/>
          </w:rPr>
          <w:delText>described</w:delText>
        </w:r>
      </w:del>
      <w:del w:id="122" w:author="mnoonan" w:date="2022-08-25T13:56:00Z">
        <w:r w:rsidR="00C403EC" w:rsidRPr="00042923" w:rsidDel="00D57355">
          <w:rPr>
            <w:bCs/>
            <w:lang w:val="en-GB"/>
          </w:rPr>
          <w:delText xml:space="preserve"> and </w:delText>
        </w:r>
        <w:r w:rsidR="00945816" w:rsidRPr="00042923" w:rsidDel="00D57355">
          <w:rPr>
            <w:bCs/>
            <w:lang w:val="en-GB"/>
          </w:rPr>
          <w:delText>unravelled</w:delText>
        </w:r>
      </w:del>
      <w:del w:id="123" w:author="mnoonan" w:date="2022-08-25T14:38:00Z">
        <w:r w:rsidR="00C403EC" w:rsidRPr="00042923" w:rsidDel="000A6285">
          <w:rPr>
            <w:bCs/>
            <w:lang w:val="en-GB"/>
          </w:rPr>
          <w:delText>, and not much information about the topic has yet been published. A recent study showed that rats fed with polystyrene (PS) beads display</w:delText>
        </w:r>
        <w:r w:rsidR="00847D5A" w:rsidRPr="00042923" w:rsidDel="000A6285">
          <w:rPr>
            <w:bCs/>
            <w:lang w:val="en-GB"/>
          </w:rPr>
          <w:delText>ed</w:delText>
        </w:r>
        <w:r w:rsidR="00C403EC" w:rsidRPr="00042923" w:rsidDel="000A6285">
          <w:rPr>
            <w:bCs/>
            <w:lang w:val="en-GB"/>
          </w:rPr>
          <w:delText xml:space="preserve"> testicular dysfunction</w:delText>
        </w:r>
        <w:r w:rsidR="003A51C2" w:rsidRPr="00042923" w:rsidDel="000A6285">
          <w:rPr>
            <w:bCs/>
            <w:lang w:val="en-GB"/>
          </w:rPr>
          <w:delText xml:space="preserve"> </w:delText>
        </w:r>
        <w:r w:rsidR="00C87457" w:rsidRPr="00042923" w:rsidDel="000A6285">
          <w:rPr>
            <w:bCs/>
            <w:lang w:val="en-GB"/>
          </w:rPr>
          <w:fldChar w:fldCharType="begin" w:fldLock="1"/>
        </w:r>
        <w:r w:rsidR="00CF3D3B" w:rsidRPr="00042923" w:rsidDel="000A6285">
          <w:rPr>
            <w:bCs/>
            <w:lang w:val="en-GB"/>
          </w:rPr>
          <w:delInstrText>ADDIN CSL_CITATION {"citationItems":[{"id":"ITEM-1","itemData":{"DOI":"10.1177/15593258211019882","ISSN":"15593258","abstract":"Due to the continuous increase in polystyrene microplastics (PS MPs) incorporation in the environment, growing number of adverse effects on living organisms and ecosystem have become a global concern. Therefore, current study was planned to elucidate the impacts of 5 different concentrations control, 2, 20, 200, and 2000 μgL-1 of PS MPs on testicular tissues of rats. PS MPs significantly reduced the activities of antioxidant enzymes (catalase, superoxide dismutase and peroxidase) as well as total protein contents, while elevated the level of lipid peroxidation and reactive oxygen species. Moreover, expressions of steroidogenic enzymes (3β-hydroxysteroid dehydrogenase, 17β-hydroxysteroid dehydrogenase and steroidogenic acute regulatory protein) as well as the levels of follicle-stimulating hormone (FSH), luteinizing hormone (LH) in plasma, intra-testicular testosterone and plasma testosterone were reduced and a significant (P &lt; 0.05) reduction was noticed in the sperm count, motility and viability. Furthermore, PS MPs significantly up-regulated the expressions of Bax and caspase-3, while down-regulated the Bcl-2 expression. The histomorphological assessment revealed significant damages in the testicles as well as decrease in the number of germ cells (spermatogenic, spermatocytes and spermatids). Collectively, PS MPs generated oxidative stress (OS) and caused potential damage to the testicles of rats in a dose-dependent manner.","author":[{"dropping-particle":"","family":"Ijaz","given":"Muhammad Umar","non-dropping-particle":"","parse-names":false,"suffix":""},{"dropping-particle":"","family":"Shahzadi","given":"Sabahat","non-dropping-particle":"","parse-names":false,"suffix":""},{"dropping-particle":"","family":"Samad","given":"Abdul","non-dropping-particle":"","parse-names":false,"suffix":""},{"dropping-particle":"","family":"Ehsan","given":"Nazia","non-dropping-particle":"","parse-names":false,"suffix":""},{"dropping-particle":"","family":"Ahmed","given":"Hussain","non-dropping-particle":"","parse-names":false,"suffix":""},{"dropping-particle":"","family":"Tahir","given":"Arfa","non-dropping-particle":"","parse-names":false,"suffix":""},{"dropping-particle":"","family":"Rehman","given":"Humaira","non-dropping-particle":"","parse-names":false,"suffix":""},{"dropping-particle":"","family":"Anwar","given":"Haseeb","non-dropping-particle":"","parse-names":false,"suffix":""}],"container-title":"Dose-Response","id":"ITEM-1","issue":"2","issued":{"date-parts":[["2021","4","1"]]},"page":"1-11","title":"Dose-Dependent Effect of Polystyrene Microplastics on the Testicular Tissues of the Male Sprague Dawley Rats","type":"article-journal","volume":"19"},"uris":["http://www.mendeley.com/documents/?uuid=87e2f1fb-dfaa-4b73-afd9-3e4f40f60410"]}],"mendeley":{"formattedCitation":"(&lt;i&gt;39&lt;/i&gt;)","plainTextFormattedCitation":"(39)","previouslyFormattedCitation":"(&lt;i&gt;35&lt;/i&gt;)"},"properties":{"noteIndex":0},"schema":"https://github.com/citation-style-language/schema/raw/master/csl-citation.json"}</w:delInstrText>
        </w:r>
        <w:r w:rsidR="00C87457" w:rsidRPr="00042923" w:rsidDel="000A6285">
          <w:rPr>
            <w:bCs/>
            <w:lang w:val="en-GB"/>
          </w:rPr>
          <w:fldChar w:fldCharType="separate"/>
        </w:r>
        <w:r w:rsidR="00CF3D3B" w:rsidRPr="00042923" w:rsidDel="000A6285">
          <w:rPr>
            <w:bCs/>
            <w:noProof/>
            <w:lang w:val="en-GB"/>
          </w:rPr>
          <w:delText>(</w:delText>
        </w:r>
        <w:r w:rsidR="00CF3D3B" w:rsidRPr="00042923" w:rsidDel="000A6285">
          <w:rPr>
            <w:bCs/>
            <w:i/>
            <w:noProof/>
            <w:lang w:val="en-GB"/>
          </w:rPr>
          <w:delText>39</w:delText>
        </w:r>
        <w:r w:rsidR="00CF3D3B" w:rsidRPr="00042923" w:rsidDel="000A6285">
          <w:rPr>
            <w:bCs/>
            <w:noProof/>
            <w:lang w:val="en-GB"/>
          </w:rPr>
          <w:delText>)</w:delText>
        </w:r>
        <w:r w:rsidR="00C87457" w:rsidRPr="00042923" w:rsidDel="000A6285">
          <w:rPr>
            <w:bCs/>
            <w:lang w:val="en-GB"/>
          </w:rPr>
          <w:fldChar w:fldCharType="end"/>
        </w:r>
        <w:r w:rsidR="00C403EC" w:rsidRPr="00042923" w:rsidDel="000A6285">
          <w:rPr>
            <w:bCs/>
            <w:lang w:val="en-GB"/>
          </w:rPr>
          <w:delText xml:space="preserve">, and MPs have already been suggested to impact </w:delText>
        </w:r>
        <w:r w:rsidR="009E2D54" w:rsidRPr="00042923" w:rsidDel="000A6285">
          <w:rPr>
            <w:bCs/>
            <w:lang w:val="en-GB"/>
          </w:rPr>
          <w:delText xml:space="preserve">rodent </w:delText>
        </w:r>
        <w:r w:rsidR="00C403EC" w:rsidRPr="00042923" w:rsidDel="000A6285">
          <w:rPr>
            <w:bCs/>
            <w:lang w:val="en-GB"/>
          </w:rPr>
          <w:delText>male infertility</w:delText>
        </w:r>
        <w:r w:rsidR="003A51C2" w:rsidRPr="00042923" w:rsidDel="000A6285">
          <w:rPr>
            <w:bCs/>
            <w:lang w:val="en-GB"/>
          </w:rPr>
          <w:delText xml:space="preserve"> </w:delText>
        </w:r>
        <w:r w:rsidR="00C87457" w:rsidRPr="00042923" w:rsidDel="000A6285">
          <w:rPr>
            <w:bCs/>
            <w:lang w:val="en-GB"/>
          </w:rPr>
          <w:fldChar w:fldCharType="begin" w:fldLock="1"/>
        </w:r>
        <w:r w:rsidR="00CF3D3B" w:rsidRPr="00042923" w:rsidDel="000A6285">
          <w:rPr>
            <w:bCs/>
            <w:lang w:val="en-GB"/>
          </w:rPr>
          <w:delInstrText>ADDIN CSL_CITATION {"citationItems":[{"id":"ITEM-1","itemData":{"DOI":"10.1177/15579883221096549","ISSN":"1557-9883","abstract":"&lt;p&gt;Due to the problematic degradation properties of plastics, the decomposition of plastic results in the formation of numerous microplastics (MPs), less than 5 mm in diameter. These MPs enter the soil and the ocean, eventually passing through the air, water, or food chain back to the human body and harming human health. In the last 80 years, male semen analysis parameters have shown a significant decline for unknown reasons, speculated to be caused by pollutants. No studies examined the relationship between human MP exposure and male infertility. In this article, we reviewed the relevant animal experimental research literature in recent years and calculated that the minimum human equivalent dose of MPs leading to abnormal male semen quality is 0.016 mg/kg/d. The literature comparison found that MP exposure in Japan and South Korea was close to this value. These results suggest that MPs can affect male semen quality and that MPs may significantly impact male fertility.&lt;/p&gt;","author":[{"dropping-particle":"","family":"Zhang","given":"Chenming","non-dropping-particle":"","parse-names":false,"suffix":""},{"dropping-particle":"","family":"Chen","given":"Jianshe","non-dropping-particle":"","parse-names":false,"suffix":""},{"dropping-particle":"","family":"Ma","given":"Sicheng","non-dropping-particle":"","parse-names":false,"suffix":""},{"dropping-particle":"","family":"Sun","given":"Zixue","non-dropping-particle":"","parse-names":false,"suffix":""},{"dropping-particle":"","family":"Wang","given":"Zulong","non-dropping-particle":"","parse-names":false,"suffix":""}],"container-title":"American Journal of Men's Health","id":"ITEM-1","issue":"3","issued":{"date-parts":[["2022","5","24"]]},"page":"155798832210965","title":"Microplastics May Be a Significant Cause of Male Infertility","type":"article-journal","volume":"16"},"uris":["http://www.mendeley.com/documents/?uuid=ff572f8b-65a0-3396-95ac-a405f10e786a"]},{"id":"ITEM-2","itemData":{"DOI":"10.3390/ijerph18052392","ISSN":"1660-4601","PMID":"33804513","abstract":"Much of the planet is swimming in discarded plastic, which is harming animal and possibly human health. Once at sea, sunlight, wind, and wave action break down plastic waste into small particles: the microplastics (MPs). Currently, particular attention has been drawn to their effects on aquatic environments but the health risks, especially in mammals, are poorly known. These non-biodegradable materials can act as a vector for environmental pollutants, can be ingested by humans in food and water, and can enter and accumulate in human tissues with a possible risk for heath. Recent studies revealed the deleterious effects of MPs exposure in male reproduction and sperm quality, making them a potential hazard to reproductive success. This manuscript summarizes the main changes in sperm quality along the lifespan and the upcoming studies on the effects of MPs in male fertility in mammals.","author":[{"dropping-particle":"","family":"D'Angelo","given":"Stefania","non-dropping-particle":"","parse-names":false,"suffix":""},{"dropping-particle":"","family":"Meccariello","given":"Rosaria","non-dropping-particle":"","parse-names":false,"suffix":""}],"container-title":"International Journal of Environmental Research and Public Health","id":"ITEM-2","issue":"5","issued":{"date-parts":[["2021","3","1"]]},"page":"2392","title":"Microplastics: A Threat for Male Fertility","type":"article-journal","volume":"18"},"uris":["http://www.mendeley.com/documents/?uuid=b848d921-121d-46c1-8046-76279a0da12c"]}],"mendeley":{"formattedCitation":"(&lt;i&gt;12&lt;/i&gt;, &lt;i&gt;40&lt;/i&gt;)","plainTextFormattedCitation":"(12, 40)","previouslyFormattedCitation":"(&lt;i&gt;36&lt;/i&gt;, &lt;i&gt;37&lt;/i&gt;)"},"properties":{"noteIndex":0},"schema":"https://github.com/citation-style-language/schema/raw/master/csl-citation.json"}</w:delInstrText>
        </w:r>
        <w:r w:rsidR="00C87457" w:rsidRPr="00042923" w:rsidDel="000A6285">
          <w:rPr>
            <w:bCs/>
            <w:lang w:val="en-GB"/>
          </w:rPr>
          <w:fldChar w:fldCharType="separate"/>
        </w:r>
        <w:r w:rsidR="00CF3D3B" w:rsidRPr="00042923" w:rsidDel="000A6285">
          <w:rPr>
            <w:bCs/>
            <w:noProof/>
            <w:lang w:val="en-GB"/>
          </w:rPr>
          <w:delText>(</w:delText>
        </w:r>
        <w:r w:rsidR="00CF3D3B" w:rsidRPr="00042923" w:rsidDel="000A6285">
          <w:rPr>
            <w:bCs/>
            <w:i/>
            <w:noProof/>
            <w:lang w:val="en-GB"/>
          </w:rPr>
          <w:delText>12</w:delText>
        </w:r>
        <w:r w:rsidR="00CF3D3B" w:rsidRPr="00042923" w:rsidDel="000A6285">
          <w:rPr>
            <w:bCs/>
            <w:noProof/>
            <w:lang w:val="en-GB"/>
          </w:rPr>
          <w:delText xml:space="preserve">, </w:delText>
        </w:r>
        <w:r w:rsidR="00CF3D3B" w:rsidRPr="00042923" w:rsidDel="000A6285">
          <w:rPr>
            <w:bCs/>
            <w:i/>
            <w:noProof/>
            <w:lang w:val="en-GB"/>
          </w:rPr>
          <w:delText>40</w:delText>
        </w:r>
        <w:r w:rsidR="00CF3D3B" w:rsidRPr="00042923" w:rsidDel="000A6285">
          <w:rPr>
            <w:bCs/>
            <w:noProof/>
            <w:lang w:val="en-GB"/>
          </w:rPr>
          <w:delText>)</w:delText>
        </w:r>
        <w:r w:rsidR="00C87457" w:rsidRPr="00042923" w:rsidDel="000A6285">
          <w:rPr>
            <w:bCs/>
            <w:lang w:val="en-GB"/>
          </w:rPr>
          <w:fldChar w:fldCharType="end"/>
        </w:r>
        <w:r w:rsidR="00C403EC" w:rsidRPr="00042923" w:rsidDel="000A6285">
          <w:rPr>
            <w:bCs/>
            <w:lang w:val="en-GB"/>
          </w:rPr>
          <w:delText xml:space="preserve">. The same PS beads have also shown </w:delText>
        </w:r>
        <w:r w:rsidR="00847D5A" w:rsidRPr="00042923" w:rsidDel="000A6285">
          <w:rPr>
            <w:bCs/>
            <w:lang w:val="en-GB"/>
          </w:rPr>
          <w:delText>to</w:delText>
        </w:r>
        <w:r w:rsidR="00C403EC" w:rsidRPr="00042923" w:rsidDel="000A6285">
          <w:rPr>
            <w:bCs/>
            <w:lang w:val="en-GB"/>
          </w:rPr>
          <w:delText xml:space="preserve"> stimulat</w:delText>
        </w:r>
        <w:r w:rsidR="00847D5A" w:rsidRPr="00042923" w:rsidDel="000A6285">
          <w:rPr>
            <w:bCs/>
            <w:lang w:val="en-GB"/>
          </w:rPr>
          <w:delText>e</w:delText>
        </w:r>
        <w:r w:rsidR="00C403EC" w:rsidRPr="00042923" w:rsidDel="000A6285">
          <w:rPr>
            <w:bCs/>
            <w:lang w:val="en-GB"/>
          </w:rPr>
          <w:delText xml:space="preserve"> ovarian inflammation, causing a reduction in the quality of </w:delText>
        </w:r>
        <w:r w:rsidR="0019673C" w:rsidRPr="00042923" w:rsidDel="000A6285">
          <w:rPr>
            <w:bCs/>
            <w:lang w:val="en-GB"/>
          </w:rPr>
          <w:delText xml:space="preserve">mice </w:delText>
        </w:r>
        <w:r w:rsidR="00C403EC" w:rsidRPr="00042923" w:rsidDel="000A6285">
          <w:rPr>
            <w:bCs/>
            <w:lang w:val="en-GB"/>
          </w:rPr>
          <w:delText>oocytes</w:delText>
        </w:r>
        <w:r w:rsidR="003A51C2" w:rsidRPr="00042923" w:rsidDel="000A6285">
          <w:rPr>
            <w:bCs/>
            <w:lang w:val="en-GB"/>
          </w:rPr>
          <w:delText xml:space="preserve"> </w:delText>
        </w:r>
        <w:r w:rsidR="00C87457" w:rsidRPr="00042923" w:rsidDel="000A6285">
          <w:rPr>
            <w:bCs/>
            <w:lang w:val="en-GB"/>
          </w:rPr>
          <w:fldChar w:fldCharType="begin" w:fldLock="1"/>
        </w:r>
        <w:r w:rsidR="00CF3D3B" w:rsidRPr="00042923" w:rsidDel="000A6285">
          <w:rPr>
            <w:bCs/>
            <w:lang w:val="en-GB"/>
          </w:rPr>
          <w:delInstrText>ADDIN CSL_CITATION {"citationItems":[{"id":"ITEM-1","itemData":{"DOI":"10.1016/j.jhazmat.2021.127629","ISSN":"18733336","PMID":"34740508","abstract":"Plastics have caused serious environmental pollution. In recent years, microplastics (MPs) have caused widespread concern about their potential toxicity on animals and humans, especially on organ and tissue deposition. However, there is little known about the reproductive toxic effects of MPs in female mammals. In this study, the reproductive toxicity of polystyrene MPs (PS-MPs) in female mice was evaluated after continued exposure for 35 days. Results showed that PS-MPs could accumulate in heart, liver, spleen, lung, kidney, brain, large intestine, small intestine, uterus, ovary and blood of exposed mice. Moreover, PS-MPs exposure increased the IL-6 level and decreased malondialdehyde (MDA) level in mouse ovaries. The results also showed that PS-MPs exposure decreased the first polar body extrusion rate and the survival rate of superovulated oocytes. Meanwhile, PS-MPs reduced the level of glutathione (GSH), mitochondrial membrane potential (MMP), endoplasmic reticulum calcium ([Ca2+]ER) and increased reactive oxygen species (ROS) in oocytes. In conclusion, our study illustrated that PS-MPs exposure induced the inflammation of ovaries and reduced the quality of oocytes in mice, which provided a basis for studying the reproductive toxic mechanism of PS-MPs in female mammals.","author":[{"dropping-particle":"","family":"Liu","given":"Zhiqiang","non-dropping-particle":"","parse-names":false,"suffix":""},{"dropping-particle":"","family":"Zhuan","given":"Qingrui","non-dropping-particle":"","parse-names":false,"suffix":""},{"dropping-particle":"","family":"Zhang","given":"Luyao","non-dropping-particle":"","parse-names":false,"suffix":""},{"dropping-particle":"","family":"Meng","given":"Lin","non-dropping-particle":"","parse-names":false,"suffix":""},{"dropping-particle":"","family":"Fu","given":"Xiangwei","non-dropping-particle":"","parse-names":false,"suffix":""},{"dropping-particle":"","family":"Hou","given":"Yunpeng","non-dropping-particle":"","parse-names":false,"suffix":""}],"container-title":"Journal of Hazardous Materials","id":"ITEM-1","issue":"PC","issued":{"date-parts":[["2022","2"]]},"page":"127629","publisher":"Elsevier B.V.","title":"Polystyrene microplastics induced female reproductive toxicity in mice","type":"article-journal","volume":"424"},"uris":["http://www.mendeley.com/documents/?uuid=7e7d3d8e-9eac-4f3a-9ece-26ad50078d4f"]}],"mendeley":{"formattedCitation":"(&lt;i&gt;41&lt;/i&gt;)","plainTextFormattedCitation":"(41)","previouslyFormattedCitation":"(&lt;i&gt;38&lt;/i&gt;)"},"properties":{"noteIndex":0},"schema":"https://github.com/citation-style-language/schema/raw/master/csl-citation.json"}</w:delInstrText>
        </w:r>
        <w:r w:rsidR="00C87457" w:rsidRPr="00042923" w:rsidDel="000A6285">
          <w:rPr>
            <w:bCs/>
            <w:lang w:val="en-GB"/>
          </w:rPr>
          <w:fldChar w:fldCharType="separate"/>
        </w:r>
        <w:r w:rsidR="00CF3D3B" w:rsidRPr="00042923" w:rsidDel="000A6285">
          <w:rPr>
            <w:bCs/>
            <w:noProof/>
            <w:lang w:val="en-GB"/>
          </w:rPr>
          <w:delText>(</w:delText>
        </w:r>
        <w:r w:rsidR="00CF3D3B" w:rsidRPr="00042923" w:rsidDel="000A6285">
          <w:rPr>
            <w:bCs/>
            <w:i/>
            <w:noProof/>
            <w:lang w:val="en-GB"/>
          </w:rPr>
          <w:delText>41</w:delText>
        </w:r>
        <w:r w:rsidR="00CF3D3B" w:rsidRPr="00042923" w:rsidDel="000A6285">
          <w:rPr>
            <w:bCs/>
            <w:noProof/>
            <w:lang w:val="en-GB"/>
          </w:rPr>
          <w:delText>)</w:delText>
        </w:r>
        <w:r w:rsidR="00C87457" w:rsidRPr="00042923" w:rsidDel="000A6285">
          <w:rPr>
            <w:bCs/>
            <w:lang w:val="en-GB"/>
          </w:rPr>
          <w:fldChar w:fldCharType="end"/>
        </w:r>
        <w:r w:rsidR="00C403EC" w:rsidRPr="00042923" w:rsidDel="000A6285">
          <w:rPr>
            <w:bCs/>
            <w:lang w:val="en-GB"/>
          </w:rPr>
          <w:delText xml:space="preserve">. </w:delText>
        </w:r>
        <w:r w:rsidR="0019673C" w:rsidRPr="00042923" w:rsidDel="000A6285">
          <w:rPr>
            <w:bCs/>
            <w:lang w:val="en-GB"/>
          </w:rPr>
          <w:delText>PS</w:delText>
        </w:r>
        <w:r w:rsidR="00C403EC" w:rsidRPr="00042923" w:rsidDel="000A6285">
          <w:rPr>
            <w:bCs/>
            <w:lang w:val="en-GB"/>
          </w:rPr>
          <w:delText xml:space="preserve"> MPs have also been associated with ovarian fibrosis, and granulosa cells apoptosis in rats</w:delText>
        </w:r>
        <w:r w:rsidR="003A51C2" w:rsidRPr="00042923" w:rsidDel="000A6285">
          <w:rPr>
            <w:bCs/>
            <w:lang w:val="en-GB"/>
          </w:rPr>
          <w:delText xml:space="preserve"> </w:delText>
        </w:r>
        <w:r w:rsidR="00C87457" w:rsidRPr="00042923" w:rsidDel="000A6285">
          <w:rPr>
            <w:bCs/>
            <w:lang w:val="en-GB"/>
          </w:rPr>
          <w:fldChar w:fldCharType="begin" w:fldLock="1"/>
        </w:r>
        <w:r w:rsidR="00CF3D3B" w:rsidRPr="00042923" w:rsidDel="000A6285">
          <w:rPr>
            <w:bCs/>
            <w:lang w:val="en-GB"/>
          </w:rPr>
          <w:delInstrText>ADDIN CSL_CITATION {"citationItems":[{"id":"ITEM-1","itemData":{"DOI":"10.1016/j.tox.2020.152665","ISSN":"18793185","PMID":"33359712","abstract":"Microplastics (MPs) are receiving increased attention as a harmful environmental pollutant. Studies have investigated that MPs have reproductive toxicity, but the mechanism is little known. Here, we aimed to investigate the effects of polystyrene microplastics (PS-MPs) on ovary in rats and the underlying molecular mechanisms. in vivo, thirty-two female Wistar rats were exposed to 0.5 μm PS-MPs at different concentrations (0, 0.015, 0.15 and 1.5 mg/d) for 90 days. And then, all animals were sacrificed, ovaries and blood were collected for testing. in vitro, granulosa cells (GCs) were separated from rat ovary and treated with 0</w:delInstrText>
        </w:r>
        <w:r w:rsidR="00CF3D3B" w:rsidRPr="00042923" w:rsidDel="000A6285">
          <w:rPr>
            <w:rFonts w:ascii="MS Mincho" w:eastAsia="MS Mincho" w:hAnsi="MS Mincho" w:cs="MS Mincho"/>
            <w:bCs/>
            <w:lang w:val="en-GB"/>
          </w:rPr>
          <w:delInstrText>、</w:delInstrText>
        </w:r>
        <w:r w:rsidR="00CF3D3B" w:rsidRPr="00042923" w:rsidDel="000A6285">
          <w:rPr>
            <w:bCs/>
            <w:lang w:val="en-GB"/>
          </w:rPr>
          <w:delInstrText>1</w:delInstrText>
        </w:r>
        <w:r w:rsidR="00CF3D3B" w:rsidRPr="00042923" w:rsidDel="000A6285">
          <w:rPr>
            <w:rFonts w:ascii="MS Mincho" w:eastAsia="MS Mincho" w:hAnsi="MS Mincho" w:cs="MS Mincho"/>
            <w:bCs/>
            <w:lang w:val="en-GB"/>
          </w:rPr>
          <w:delInstrText>、</w:delInstrText>
        </w:r>
        <w:r w:rsidR="00CF3D3B" w:rsidRPr="00042923" w:rsidDel="000A6285">
          <w:rPr>
            <w:bCs/>
            <w:lang w:val="en-GB"/>
          </w:rPr>
          <w:delInstrText>5</w:delInstrText>
        </w:r>
        <w:r w:rsidR="00CF3D3B" w:rsidRPr="00042923" w:rsidDel="000A6285">
          <w:rPr>
            <w:rFonts w:ascii="MS Mincho" w:eastAsia="MS Mincho" w:hAnsi="MS Mincho" w:cs="MS Mincho"/>
            <w:bCs/>
            <w:lang w:val="en-GB"/>
          </w:rPr>
          <w:delInstrText>、</w:delInstrText>
        </w:r>
        <w:r w:rsidR="00CF3D3B" w:rsidRPr="00042923" w:rsidDel="000A6285">
          <w:rPr>
            <w:bCs/>
            <w:lang w:val="en-GB"/>
          </w:rPr>
          <w:delInstrText>25 μg/mL PS-MPs and reactive oxygen species (ROS) inhibitor N-Acetyl-L-cysteine (NAC) respectively. Our results showed that PS-MPs could enter into GCs and result in the reducing of growing follicles number. And the Enzyme-linked immunosorbent assay (ELISA) manifested that PS-MPs could obviously decrease the level of anti-Müllerian hormone (AMH). In addition, PS-MPs induced oxidative stress, apoptosis of GCs and ovary fibrosis evidenced by assay kits, flow cytometry, immunohistochemistry, Masson's trichrome and Sirius red staining. Moreover, the western blot assay manifested that PS-MPs exposure significantly increased the expression levels of Wnt/β-Catenin signaling pathways-related proteins (Wnt, β-catenin, p-β-catenin) and the main fibrosis markers (transforming growth factor-β (TGF-β), fibronectin, α-smooth muscle actin (α-SMA). Additionally, the expression levels of Wnt and p-β-catenin, apoptosis of GCs decreased after NAC treatment. In summary, polystyrene microplastics cause fibrosis via Wnt/β-Catenin signaling pathway activation and granulosa cells apoptosis of ovary through oxidative stress in rats, both of which ultimately resulted in decrease of ovarian reserve capacity.","author":[{"dropping-particle":"","family":"An","given":"Ru","non-dropping-particle":"","parse-names":false,"suffix":""},{"dropping-particle":"","family":"Wang","given":"Xifeng","non-dropping-particle":"","parse-names":false,"suffix":""},{"dropping-particle":"","family":"Yang","given":"Long","non-dropping-particle":"","parse-names":false,"suffix":""},{"dropping-particle":"","family":"Zhang","given":"Jinjin","non-dropping-particle":"","parse-names":false,"suffix":""},{"dropping-particle":"","family":"Wang","given":"Nana","non-dropping-particle":"","parse-names":false,"suffix":""},{"dropping-particle":"","family":"Xu","given":"Feibo","non-dropping-particle":"","parse-names":false,"suffix":""},{"dropping-particle":"","family":"Hou","given":"Yun","non-dropping-particle":"","parse-names":false,"suffix":""},{"dropping-particle":"","family":"Zhang","given":"Hongqin","non-dropping-particle":"","parse-names":false,"suffix":""},{"dropping-particle":"","family":"Zhang","given":"Lianshuang","non-dropping-particle":"","parse-names":false,"suffix":""}],"container-title":"Toxicology","id":"ITEM-1","issue":"December 2020","issued":{"date-parts":[["2021","2"]]},"page":"152665","title":"Polystyrene microplastics cause granulosa cells apoptosis and fibrosis in ovary through oxidative stress in rats","type":"article-journal","volume":"449"},"uris":["http://www.mendeley.com/documents/?uuid=349d70d4-fcc4-4795-87a8-914855c329c5"]}],"mendeley":{"formattedCitation":"(&lt;i&gt;42&lt;/i&gt;)","plainTextFormattedCitation":"(42)","previouslyFormattedCitation":"(&lt;i&gt;39&lt;/i&gt;)"},"properties":{"noteIndex":0},"schema":"https://github.com/citation-style-language/schema/raw/master/csl-citation.json"}</w:delInstrText>
        </w:r>
        <w:r w:rsidR="00C87457" w:rsidRPr="00042923" w:rsidDel="000A6285">
          <w:rPr>
            <w:bCs/>
            <w:lang w:val="en-GB"/>
          </w:rPr>
          <w:fldChar w:fldCharType="separate"/>
        </w:r>
        <w:r w:rsidR="00CF3D3B" w:rsidRPr="00042923" w:rsidDel="000A6285">
          <w:rPr>
            <w:bCs/>
            <w:noProof/>
            <w:lang w:val="en-GB"/>
          </w:rPr>
          <w:delText>(</w:delText>
        </w:r>
        <w:r w:rsidR="00CF3D3B" w:rsidRPr="00042923" w:rsidDel="000A6285">
          <w:rPr>
            <w:bCs/>
            <w:i/>
            <w:noProof/>
            <w:lang w:val="en-GB"/>
          </w:rPr>
          <w:delText>42</w:delText>
        </w:r>
        <w:r w:rsidR="00CF3D3B" w:rsidRPr="00042923" w:rsidDel="000A6285">
          <w:rPr>
            <w:bCs/>
            <w:noProof/>
            <w:lang w:val="en-GB"/>
          </w:rPr>
          <w:delText>)</w:delText>
        </w:r>
        <w:r w:rsidR="00C87457" w:rsidRPr="00042923" w:rsidDel="000A6285">
          <w:rPr>
            <w:bCs/>
            <w:lang w:val="en-GB"/>
          </w:rPr>
          <w:fldChar w:fldCharType="end"/>
        </w:r>
        <w:r w:rsidR="00C403EC" w:rsidRPr="00042923" w:rsidDel="000A6285">
          <w:rPr>
            <w:bCs/>
            <w:lang w:val="en-GB"/>
          </w:rPr>
          <w:delText xml:space="preserve">. </w:delText>
        </w:r>
      </w:del>
    </w:p>
    <w:p w14:paraId="26FA3768" w14:textId="3A2372BC" w:rsidR="00C403EC" w:rsidRPr="00042923" w:rsidRDefault="000A6285">
      <w:pPr>
        <w:pStyle w:val="Paragraph"/>
        <w:ind w:firstLine="0"/>
        <w:rPr>
          <w:bCs/>
          <w:lang w:val="en-GB"/>
        </w:rPr>
        <w:pPrChange w:id="124" w:author="mnoonan" w:date="2022-08-25T14:52:00Z">
          <w:pPr>
            <w:pStyle w:val="Paragraph"/>
            <w:spacing w:before="0"/>
          </w:pPr>
        </w:pPrChange>
      </w:pPr>
      <w:ins w:id="125" w:author="mnoonan" w:date="2022-08-25T14:41:00Z">
        <w:r w:rsidRPr="000A6285">
          <w:rPr>
            <w:bCs/>
            <w:lang w:val="en-CA"/>
          </w:rPr>
          <w:t>Here, we assess</w:t>
        </w:r>
      </w:ins>
      <w:ins w:id="126" w:author="mnoonan" w:date="2022-08-25T14:45:00Z">
        <w:r w:rsidR="00D41B42">
          <w:rPr>
            <w:bCs/>
            <w:lang w:val="en-CA"/>
          </w:rPr>
          <w:t>ed</w:t>
        </w:r>
      </w:ins>
      <w:ins w:id="127" w:author="mnoonan" w:date="2022-08-25T14:41:00Z">
        <w:r w:rsidRPr="000A6285">
          <w:rPr>
            <w:bCs/>
            <w:lang w:val="en-CA"/>
          </w:rPr>
          <w:t xml:space="preserve"> </w:t>
        </w:r>
      </w:ins>
      <w:ins w:id="128" w:author="mnoonan" w:date="2022-08-25T14:45:00Z">
        <w:r w:rsidR="00D41B42">
          <w:rPr>
            <w:bCs/>
            <w:lang w:val="en-CA"/>
          </w:rPr>
          <w:t>the extent</w:t>
        </w:r>
      </w:ins>
      <w:ins w:id="129" w:author="mnoonan" w:date="2022-08-25T14:46:00Z">
        <w:r w:rsidR="00D41B42">
          <w:rPr>
            <w:bCs/>
            <w:lang w:val="en-CA"/>
          </w:rPr>
          <w:t xml:space="preserve"> to which</w:t>
        </w:r>
      </w:ins>
      <w:ins w:id="130" w:author="mnoonan" w:date="2022-08-25T14:41:00Z">
        <w:r w:rsidRPr="000A6285">
          <w:rPr>
            <w:bCs/>
            <w:lang w:val="en-CA"/>
          </w:rPr>
          <w:t xml:space="preserve"> MPs </w:t>
        </w:r>
      </w:ins>
      <w:ins w:id="131" w:author="mnoonan" w:date="2022-08-25T14:43:00Z">
        <w:r>
          <w:rPr>
            <w:bCs/>
            <w:lang w:val="en-CA"/>
          </w:rPr>
          <w:t>might be</w:t>
        </w:r>
        <w:r w:rsidR="00D41B42">
          <w:rPr>
            <w:bCs/>
            <w:lang w:val="en-CA"/>
          </w:rPr>
          <w:t xml:space="preserve"> bioaccumulating</w:t>
        </w:r>
      </w:ins>
      <w:ins w:id="132" w:author="mnoonan" w:date="2022-08-25T14:44:00Z">
        <w:r w:rsidR="00D41B42">
          <w:rPr>
            <w:bCs/>
            <w:lang w:val="en-CA"/>
          </w:rPr>
          <w:t xml:space="preserve"> in </w:t>
        </w:r>
      </w:ins>
      <w:ins w:id="133" w:author="mnoonan" w:date="2022-08-25T14:45:00Z">
        <w:r w:rsidR="00D41B42">
          <w:rPr>
            <w:bCs/>
            <w:lang w:val="en-CA"/>
          </w:rPr>
          <w:t>the</w:t>
        </w:r>
        <w:r w:rsidR="00D41B42" w:rsidRPr="000A6285">
          <w:rPr>
            <w:bCs/>
            <w:lang w:val="en-CA"/>
          </w:rPr>
          <w:t xml:space="preserve"> </w:t>
        </w:r>
        <w:r w:rsidR="00D41B42" w:rsidRPr="00042923">
          <w:rPr>
            <w:bCs/>
            <w:lang w:val="en-GB"/>
          </w:rPr>
          <w:t xml:space="preserve">follicular fluid </w:t>
        </w:r>
        <w:r w:rsidR="00D41B42">
          <w:rPr>
            <w:bCs/>
            <w:lang w:val="en-GB"/>
          </w:rPr>
          <w:t xml:space="preserve">of domestic </w:t>
        </w:r>
      </w:ins>
      <w:ins w:id="134" w:author="mnoonan" w:date="2022-08-25T15:09:00Z">
        <w:r w:rsidR="00A95582">
          <w:rPr>
            <w:bCs/>
            <w:lang w:val="en-GB"/>
          </w:rPr>
          <w:t>cows</w:t>
        </w:r>
      </w:ins>
      <w:ins w:id="135" w:author="mnoonan" w:date="2022-08-25T14:46:00Z">
        <w:r w:rsidR="00D41B42">
          <w:rPr>
            <w:bCs/>
            <w:lang w:val="en-GB"/>
          </w:rPr>
          <w:t xml:space="preserve">. We then used the concentrations of identified MPs to guide </w:t>
        </w:r>
      </w:ins>
      <w:ins w:id="136" w:author="mnoonan" w:date="2022-08-25T14:47:00Z">
        <w:r w:rsidR="00D41B42">
          <w:rPr>
            <w:bCs/>
            <w:lang w:val="en-GB"/>
          </w:rPr>
          <w:t xml:space="preserve">a </w:t>
        </w:r>
      </w:ins>
      <w:ins w:id="137" w:author="mnoonan" w:date="2022-08-25T14:46:00Z">
        <w:r w:rsidR="00D41B42">
          <w:rPr>
            <w:bCs/>
            <w:lang w:val="en-GB"/>
          </w:rPr>
          <w:t xml:space="preserve">biologically realistic </w:t>
        </w:r>
      </w:ins>
      <w:ins w:id="138" w:author="mnoonan" w:date="2022-08-25T14:47:00Z">
        <w:r w:rsidR="00D41B42">
          <w:rPr>
            <w:bCs/>
            <w:lang w:val="en-GB"/>
          </w:rPr>
          <w:t xml:space="preserve">investigation into </w:t>
        </w:r>
      </w:ins>
      <w:del w:id="139" w:author="mnoonan" w:date="2022-08-25T14:38:00Z">
        <w:r w:rsidR="0019673C" w:rsidRPr="00042923" w:rsidDel="000A6285">
          <w:rPr>
            <w:bCs/>
            <w:lang w:val="en-GB"/>
          </w:rPr>
          <w:delText xml:space="preserve">Altogether, </w:delText>
        </w:r>
        <w:r w:rsidR="00307525" w:rsidRPr="00042923" w:rsidDel="000A6285">
          <w:rPr>
            <w:bCs/>
            <w:lang w:val="en-GB"/>
          </w:rPr>
          <w:delText>t</w:delText>
        </w:r>
        <w:r w:rsidR="0019673C" w:rsidRPr="00042923" w:rsidDel="000A6285">
          <w:rPr>
            <w:bCs/>
            <w:lang w:val="en-GB"/>
          </w:rPr>
          <w:delText xml:space="preserve">here are </w:delText>
        </w:r>
        <w:r w:rsidR="00A402C7" w:rsidRPr="00042923" w:rsidDel="000A6285">
          <w:rPr>
            <w:bCs/>
            <w:lang w:val="en-GB"/>
          </w:rPr>
          <w:delText>evidence</w:delText>
        </w:r>
        <w:r w:rsidR="0019673C" w:rsidRPr="00042923" w:rsidDel="000A6285">
          <w:rPr>
            <w:bCs/>
            <w:lang w:val="en-GB"/>
          </w:rPr>
          <w:delText xml:space="preserve"> </w:delText>
        </w:r>
        <w:r w:rsidR="00C403EC" w:rsidRPr="00042923" w:rsidDel="000A6285">
          <w:rPr>
            <w:bCs/>
            <w:lang w:val="en-GB"/>
          </w:rPr>
          <w:delText xml:space="preserve">that MPs </w:delText>
        </w:r>
        <w:r w:rsidR="0019673C" w:rsidRPr="00042923" w:rsidDel="000A6285">
          <w:rPr>
            <w:bCs/>
            <w:lang w:val="en-GB"/>
          </w:rPr>
          <w:delText>can a</w:delText>
        </w:r>
        <w:r w:rsidR="00C403EC" w:rsidRPr="00042923" w:rsidDel="000A6285">
          <w:rPr>
            <w:bCs/>
            <w:lang w:val="en-GB"/>
          </w:rPr>
          <w:delText xml:space="preserve">ffect male and female </w:delText>
        </w:r>
        <w:r w:rsidR="00307525" w:rsidRPr="00042923" w:rsidDel="000A6285">
          <w:rPr>
            <w:bCs/>
            <w:lang w:val="en-GB"/>
          </w:rPr>
          <w:delText xml:space="preserve">rodent </w:delText>
        </w:r>
        <w:r w:rsidR="00C403EC" w:rsidRPr="00042923" w:rsidDel="000A6285">
          <w:rPr>
            <w:bCs/>
            <w:lang w:val="en-GB"/>
          </w:rPr>
          <w:delText xml:space="preserve">reproduction, </w:delText>
        </w:r>
        <w:r w:rsidR="0019673C" w:rsidRPr="00042923" w:rsidDel="000A6285">
          <w:rPr>
            <w:bCs/>
            <w:lang w:val="en-GB"/>
          </w:rPr>
          <w:delText>but</w:delText>
        </w:r>
        <w:r w:rsidR="00C403EC" w:rsidRPr="00042923" w:rsidDel="000A6285">
          <w:rPr>
            <w:bCs/>
            <w:lang w:val="en-GB"/>
          </w:rPr>
          <w:delText xml:space="preserve"> the</w:delText>
        </w:r>
        <w:r w:rsidR="0019673C" w:rsidRPr="00042923" w:rsidDel="000A6285">
          <w:rPr>
            <w:bCs/>
            <w:lang w:val="en-GB"/>
          </w:rPr>
          <w:delText xml:space="preserve"> consequences and</w:delText>
        </w:r>
        <w:r w:rsidR="00C403EC" w:rsidRPr="00042923" w:rsidDel="000A6285">
          <w:rPr>
            <w:bCs/>
            <w:lang w:val="en-GB"/>
          </w:rPr>
          <w:delText xml:space="preserve"> mechanisms have yet to be described</w:delText>
        </w:r>
        <w:r w:rsidR="0019673C" w:rsidRPr="00042923" w:rsidDel="000A6285">
          <w:rPr>
            <w:bCs/>
            <w:lang w:val="en-GB"/>
          </w:rPr>
          <w:delText xml:space="preserve"> in other animal models</w:delText>
        </w:r>
        <w:r w:rsidR="00C403EC" w:rsidRPr="00042923" w:rsidDel="000A6285">
          <w:rPr>
            <w:bCs/>
            <w:lang w:val="en-GB"/>
          </w:rPr>
          <w:delText>.</w:delText>
        </w:r>
        <w:r w:rsidR="00307525" w:rsidRPr="00042923" w:rsidDel="000A6285">
          <w:rPr>
            <w:bCs/>
            <w:lang w:val="en-GB"/>
          </w:rPr>
          <w:delText xml:space="preserve"> Consequently, although these findings are worrying, the extent to which they are representative of the conditions </w:delText>
        </w:r>
        <w:r w:rsidR="00A402C7" w:rsidRPr="00042923" w:rsidDel="000A6285">
          <w:rPr>
            <w:bCs/>
            <w:lang w:val="en-GB"/>
          </w:rPr>
          <w:delText>mamm</w:delText>
        </w:r>
        <w:r w:rsidR="00661697" w:rsidRPr="00042923" w:rsidDel="000A6285">
          <w:rPr>
            <w:bCs/>
            <w:lang w:val="en-GB"/>
          </w:rPr>
          <w:delText>a</w:delText>
        </w:r>
        <w:r w:rsidR="00A402C7" w:rsidRPr="00042923" w:rsidDel="000A6285">
          <w:rPr>
            <w:bCs/>
            <w:lang w:val="en-GB"/>
          </w:rPr>
          <w:delText>ls</w:delText>
        </w:r>
        <w:r w:rsidR="00307525" w:rsidRPr="00042923" w:rsidDel="000A6285">
          <w:rPr>
            <w:bCs/>
            <w:lang w:val="en-GB"/>
          </w:rPr>
          <w:delText xml:space="preserve"> are actually experiencing in the real world is questionable.</w:delText>
        </w:r>
        <w:r w:rsidR="00307525" w:rsidRPr="00042923" w:rsidDel="000A6285">
          <w:rPr>
            <w:b/>
            <w:bCs/>
            <w:lang w:val="en-GB"/>
          </w:rPr>
          <w:delText xml:space="preserve"> </w:delText>
        </w:r>
        <w:r w:rsidR="00307525" w:rsidRPr="00042923" w:rsidDel="000A6285">
          <w:rPr>
            <w:bCs/>
            <w:lang w:val="en-GB"/>
          </w:rPr>
          <w:delText xml:space="preserve">For example, Jin et al. </w:delText>
        </w:r>
        <w:r w:rsidR="003100AC" w:rsidRPr="00042923" w:rsidDel="000A6285">
          <w:rPr>
            <w:bCs/>
            <w:lang w:val="en-GB"/>
          </w:rPr>
          <w:fldChar w:fldCharType="begin" w:fldLock="1"/>
        </w:r>
        <w:r w:rsidR="00CF3D3B" w:rsidRPr="00042923" w:rsidDel="000A6285">
          <w:rPr>
            <w:bCs/>
            <w:lang w:val="en-GB"/>
          </w:rPr>
          <w:delInstrText>ADDIN CSL_CITATION {"citationItems":[{"id":"ITEM-1","itemData":{"DOI":"10.1016/j.jhazmat.2020.123430","ISSN":"18733336","PMID":"32659591","abstract":"Microplastics (MPs) have become hazardous materials, which have aroused widespread concern about their potential toxicity. However, the effects of MPs on reproductive systems in mammals are still ambiguous. In this study, the toxic effects of polystyrene MPs (PS-MPs) in male reproduction of mice were investigated. The results indicated that after exposure for 24 h, 4 μm and 10 μm PS-MPs accumulated in the testis of mice. Meanwhile, 0.5 μm, 4 μm, and 10 μm PS-MPs could enter into three kinds of testicular cells in vitro. In addition, sperm quality and testosterone level of mice were declined after exposure to 0.5 μm, 4 μm, and 10 μm PS-MPs for 28 days. H&amp;E staining showed that spermatogenic cells abscissed and arranged disorderly, and multinucleated gonocytes occurred in the seminiferous tubule. Moreover, PS-MPs induced testicular inflammation and the disruption of blood-testis barrier. In summary, this study demonstrated that PS-MPs induced male reproductive dysfunctions in mice, which provided new insights into the toxicity of MPs in mammals.","author":[{"dropping-particle":"","family":"Jin","given":"Haibo","non-dropping-particle":"","parse-names":false,"suffix":""},{"dropping-particle":"","family":"Ma","given":"Tan","non-dropping-particle":"","parse-names":false,"suffix":""},{"dropping-particle":"","family":"Sha","given":"Xiaoxuan","non-dropping-particle":"","parse-names":false,"suffix":""},{"dropping-particle":"","family":"Liu","given":"Zhenyu","non-dropping-particle":"","parse-names":false,"suffix":""},{"dropping-particle":"","family":"Zhou","given":"Yuan","non-dropping-particle":"","parse-names":false,"suffix":""},{"dropping-particle":"","family":"Meng","given":"Xiannan","non-dropping-particle":"","parse-names":false,"suffix":""},{"dropping-particle":"","family":"Chen","given":"Yabing","non-dropping-particle":"","parse-names":false,"suffix":""},{"dropping-particle":"","family":"Han","given":"Xiaodong","non-dropping-particle":"","parse-names":false,"suffix":""},{"dropping-particle":"","family":"Ding","given":"Jie","non-dropping-particle":"","parse-names":false,"suffix":""}],"container-title":"Journal of Hazardous Materials","id":"ITEM-1","issue":"May 2020","issued":{"date-parts":[["2021"]]},"page":"123430","publisher":"Elsevier","title":"Polystyrene microplastics induced male reproductive toxicity in mice","type":"article-journal","volume":"401"},"uris":["http://www.mendeley.com/documents/?uuid=510a26cb-ecb1-497f-a13d-fcabcf04e332"]}],"mendeley":{"formattedCitation":"(&lt;i&gt;43&lt;/i&gt;)","plainTextFormattedCitation":"(43)","previouslyFormattedCitation":"(&lt;i&gt;40&lt;/i&gt;)"},"properties":{"noteIndex":0},"schema":"https://github.com/citation-style-language/schema/raw/master/csl-citation.json"}</w:delInstrText>
        </w:r>
        <w:r w:rsidR="003100AC" w:rsidRPr="00042923" w:rsidDel="000A6285">
          <w:rPr>
            <w:bCs/>
            <w:lang w:val="en-GB"/>
          </w:rPr>
          <w:fldChar w:fldCharType="separate"/>
        </w:r>
        <w:r w:rsidR="00CF3D3B" w:rsidRPr="00042923" w:rsidDel="000A6285">
          <w:rPr>
            <w:bCs/>
            <w:noProof/>
            <w:lang w:val="en-GB"/>
          </w:rPr>
          <w:delText>(</w:delText>
        </w:r>
        <w:r w:rsidR="00CF3D3B" w:rsidRPr="00042923" w:rsidDel="000A6285">
          <w:rPr>
            <w:bCs/>
            <w:i/>
            <w:noProof/>
            <w:lang w:val="en-GB"/>
          </w:rPr>
          <w:delText>43</w:delText>
        </w:r>
        <w:r w:rsidR="00CF3D3B" w:rsidRPr="00042923" w:rsidDel="000A6285">
          <w:rPr>
            <w:bCs/>
            <w:noProof/>
            <w:lang w:val="en-GB"/>
          </w:rPr>
          <w:delText>)</w:delText>
        </w:r>
        <w:r w:rsidR="003100AC" w:rsidRPr="00042923" w:rsidDel="000A6285">
          <w:rPr>
            <w:bCs/>
            <w:lang w:val="en-GB"/>
          </w:rPr>
          <w:fldChar w:fldCharType="end"/>
        </w:r>
        <w:r w:rsidR="003100AC" w:rsidRPr="00042923" w:rsidDel="000A6285">
          <w:rPr>
            <w:bCs/>
            <w:lang w:val="en-GB"/>
          </w:rPr>
          <w:delText xml:space="preserve"> </w:delText>
        </w:r>
        <w:r w:rsidR="00307525" w:rsidRPr="00042923" w:rsidDel="000A6285">
          <w:rPr>
            <w:bCs/>
            <w:lang w:val="en-GB"/>
          </w:rPr>
          <w:delText>studied the effects of MPs on fertility by feeding mice MPs at concentrations that were ca. 100,000 times greater than they would be exposed to in the wild (</w:delText>
        </w:r>
        <w:r w:rsidR="00307525" w:rsidRPr="00042923" w:rsidDel="000A6285">
          <w:rPr>
            <w:bCs/>
            <w:i/>
            <w:iCs/>
            <w:lang w:val="en-GB"/>
          </w:rPr>
          <w:delText>unpublished data</w:delText>
        </w:r>
        <w:r w:rsidR="00307525" w:rsidRPr="00042923" w:rsidDel="000A6285">
          <w:rPr>
            <w:bCs/>
            <w:lang w:val="en-GB"/>
          </w:rPr>
          <w:delText xml:space="preserve">). Additionally, the lack of a reliable method to isolate MPs from tissues and biological fluids hinders our ability to investigate the presence of MPs in samples from mammals, its bioaccumulation and the possible effects of MPs on fertility. </w:delText>
        </w:r>
      </w:del>
      <w:del w:id="140" w:author="mnoonan" w:date="2022-08-25T14:47:00Z">
        <w:r w:rsidR="00307525" w:rsidRPr="00042923" w:rsidDel="00D41B42">
          <w:rPr>
            <w:bCs/>
            <w:lang w:val="en-GB"/>
          </w:rPr>
          <w:delText xml:space="preserve">Here, </w:delText>
        </w:r>
        <w:r w:rsidR="00C403EC" w:rsidRPr="00042923" w:rsidDel="00D41B42">
          <w:rPr>
            <w:bCs/>
            <w:lang w:val="en-GB"/>
          </w:rPr>
          <w:delText xml:space="preserve">we </w:delText>
        </w:r>
      </w:del>
      <w:del w:id="141" w:author="mnoonan" w:date="2022-08-25T14:38:00Z">
        <w:r w:rsidR="00945816" w:rsidDel="000A6285">
          <w:rPr>
            <w:bCs/>
            <w:lang w:val="en-GB"/>
          </w:rPr>
          <w:delText>used</w:delText>
        </w:r>
        <w:r w:rsidR="00307525" w:rsidRPr="00042923" w:rsidDel="000A6285">
          <w:rPr>
            <w:bCs/>
            <w:lang w:val="en-GB"/>
          </w:rPr>
          <w:delText xml:space="preserve"> an optimized protocol to </w:delText>
        </w:r>
      </w:del>
      <w:del w:id="142" w:author="mnoonan" w:date="2022-08-25T14:47:00Z">
        <w:r w:rsidR="00C403EC" w:rsidRPr="00042923" w:rsidDel="00D41B42">
          <w:rPr>
            <w:bCs/>
            <w:lang w:val="en-GB"/>
          </w:rPr>
          <w:delText xml:space="preserve">investigate the presence of </w:delText>
        </w:r>
        <w:r w:rsidR="007F6903" w:rsidRPr="00042923" w:rsidDel="00D41B42">
          <w:rPr>
            <w:bCs/>
            <w:lang w:val="en-GB"/>
          </w:rPr>
          <w:delText>MPs</w:delText>
        </w:r>
        <w:r w:rsidR="00C403EC" w:rsidRPr="00042923" w:rsidDel="00D41B42">
          <w:rPr>
            <w:bCs/>
            <w:lang w:val="en-GB"/>
          </w:rPr>
          <w:delText xml:space="preserve"> in </w:delText>
        </w:r>
        <w:r w:rsidR="00A634F4" w:rsidRPr="00042923" w:rsidDel="00D41B42">
          <w:rPr>
            <w:bCs/>
            <w:lang w:val="en-GB"/>
          </w:rPr>
          <w:delText>bovine follicular</w:delText>
        </w:r>
        <w:r w:rsidR="00C403EC" w:rsidRPr="00042923" w:rsidDel="00D41B42">
          <w:rPr>
            <w:bCs/>
            <w:lang w:val="en-GB"/>
          </w:rPr>
          <w:delText xml:space="preserve"> fluid</w:delText>
        </w:r>
        <w:r w:rsidR="00A634F4" w:rsidRPr="00042923" w:rsidDel="00D41B42">
          <w:rPr>
            <w:bCs/>
            <w:lang w:val="en-GB"/>
          </w:rPr>
          <w:delText xml:space="preserve"> </w:delText>
        </w:r>
        <w:r w:rsidR="00651915" w:rsidRPr="00042923" w:rsidDel="00D41B42">
          <w:rPr>
            <w:bCs/>
            <w:lang w:val="en-GB"/>
          </w:rPr>
          <w:delText>and</w:delText>
        </w:r>
        <w:r w:rsidR="00307525" w:rsidRPr="00042923" w:rsidDel="00D41B42">
          <w:rPr>
            <w:bCs/>
            <w:lang w:val="en-GB"/>
          </w:rPr>
          <w:delText xml:space="preserve"> </w:delText>
        </w:r>
      </w:del>
      <w:del w:id="143" w:author="mnoonan" w:date="2022-08-25T14:38:00Z">
        <w:r w:rsidR="00A402C7" w:rsidRPr="00042923" w:rsidDel="000A6285">
          <w:rPr>
            <w:bCs/>
            <w:lang w:val="en-GB"/>
          </w:rPr>
          <w:delText xml:space="preserve">further investigated </w:delText>
        </w:r>
      </w:del>
      <w:r w:rsidR="00A402C7" w:rsidRPr="00042923">
        <w:rPr>
          <w:bCs/>
          <w:lang w:val="en-GB"/>
        </w:rPr>
        <w:t xml:space="preserve">the effects </w:t>
      </w:r>
      <w:ins w:id="144" w:author="mnoonan" w:date="2022-08-25T14:47:00Z">
        <w:r w:rsidR="00D41B42">
          <w:rPr>
            <w:bCs/>
            <w:lang w:val="en-GB"/>
          </w:rPr>
          <w:t xml:space="preserve">of MPs </w:t>
        </w:r>
      </w:ins>
      <w:del w:id="145" w:author="mnoonan" w:date="2022-08-25T14:38:00Z">
        <w:r w:rsidR="00A402C7" w:rsidRPr="00042923" w:rsidDel="000A6285">
          <w:rPr>
            <w:bCs/>
            <w:lang w:val="en-GB"/>
          </w:rPr>
          <w:delText xml:space="preserve">of </w:delText>
        </w:r>
        <w:r w:rsidR="00307525" w:rsidRPr="00042923" w:rsidDel="000A6285">
          <w:rPr>
            <w:bCs/>
            <w:lang w:val="en-GB"/>
          </w:rPr>
          <w:delText>MPs</w:delText>
        </w:r>
        <w:r w:rsidR="00651915" w:rsidRPr="00042923" w:rsidDel="000A6285">
          <w:rPr>
            <w:bCs/>
            <w:lang w:val="en-GB"/>
          </w:rPr>
          <w:delText xml:space="preserve"> </w:delText>
        </w:r>
      </w:del>
      <w:r w:rsidR="007F6903" w:rsidRPr="00042923">
        <w:rPr>
          <w:bCs/>
          <w:lang w:val="en-GB"/>
        </w:rPr>
        <w:t>o</w:t>
      </w:r>
      <w:r w:rsidR="00C403EC" w:rsidRPr="00042923">
        <w:rPr>
          <w:bCs/>
          <w:lang w:val="en-GB"/>
        </w:rPr>
        <w:t xml:space="preserve">n bovine </w:t>
      </w:r>
      <w:r w:rsidR="004F57B5" w:rsidRPr="00042923">
        <w:rPr>
          <w:bCs/>
          <w:lang w:val="en-GB"/>
        </w:rPr>
        <w:t xml:space="preserve">male and female </w:t>
      </w:r>
      <w:r w:rsidR="00C403EC" w:rsidRPr="00042923">
        <w:rPr>
          <w:bCs/>
          <w:lang w:val="en-GB"/>
        </w:rPr>
        <w:t xml:space="preserve">gametes </w:t>
      </w:r>
      <w:r w:rsidR="00C403EC" w:rsidRPr="00042923">
        <w:rPr>
          <w:bCs/>
          <w:i/>
          <w:iCs/>
          <w:lang w:val="en-GB"/>
        </w:rPr>
        <w:t>in vitro</w:t>
      </w:r>
      <w:r w:rsidR="00C403EC" w:rsidRPr="00042923">
        <w:rPr>
          <w:bCs/>
          <w:lang w:val="en-GB"/>
        </w:rPr>
        <w:t>.</w:t>
      </w:r>
      <w:ins w:id="146" w:author="mnoonan" w:date="2022-08-25T14:39:00Z">
        <w:r>
          <w:rPr>
            <w:bCs/>
            <w:lang w:val="en-GB"/>
          </w:rPr>
          <w:t xml:space="preserve"> </w:t>
        </w:r>
      </w:ins>
    </w:p>
    <w:p w14:paraId="5FFC665E" w14:textId="77777777" w:rsidR="00AB5717" w:rsidRPr="00042923" w:rsidRDefault="00AB5717" w:rsidP="00AC2069">
      <w:pPr>
        <w:pStyle w:val="Paragraph"/>
        <w:spacing w:before="0"/>
        <w:ind w:firstLine="0"/>
        <w:rPr>
          <w:b/>
          <w:lang w:val="en-GB"/>
        </w:rPr>
      </w:pPr>
    </w:p>
    <w:p w14:paraId="70F01237" w14:textId="2B2974E3" w:rsidR="004A10BE" w:rsidRPr="00042923" w:rsidRDefault="004A10BE" w:rsidP="00AC2069">
      <w:pPr>
        <w:pStyle w:val="Paragraph"/>
        <w:spacing w:before="0"/>
        <w:ind w:firstLine="0"/>
        <w:rPr>
          <w:lang w:val="en-GB"/>
        </w:rPr>
      </w:pPr>
      <w:r w:rsidRPr="00042923">
        <w:rPr>
          <w:b/>
          <w:lang w:val="en-GB"/>
        </w:rPr>
        <w:t>Results</w:t>
      </w:r>
      <w:r w:rsidRPr="00042923">
        <w:rPr>
          <w:lang w:val="en-GB"/>
        </w:rPr>
        <w:t xml:space="preserve"> </w:t>
      </w:r>
    </w:p>
    <w:p w14:paraId="7075ECA6" w14:textId="78687B3C" w:rsidR="00A634F4" w:rsidRPr="00042923" w:rsidRDefault="00A634F4" w:rsidP="00AC2069">
      <w:pPr>
        <w:pStyle w:val="Paragraph"/>
        <w:spacing w:before="0"/>
        <w:ind w:firstLine="0"/>
        <w:rPr>
          <w:lang w:val="en-GB"/>
        </w:rPr>
      </w:pPr>
    </w:p>
    <w:p w14:paraId="5B4CA1E9" w14:textId="67FE55FD" w:rsidR="00A634F4" w:rsidRPr="00042923" w:rsidRDefault="00A634F4" w:rsidP="00AC2069">
      <w:pPr>
        <w:pStyle w:val="Paragraph"/>
        <w:spacing w:before="0"/>
        <w:ind w:firstLine="0"/>
        <w:rPr>
          <w:b/>
          <w:bCs/>
          <w:lang w:val="en-GB"/>
        </w:rPr>
      </w:pPr>
      <w:del w:id="147" w:author="mnoonan" w:date="2022-08-25T15:04:00Z">
        <w:r w:rsidRPr="00042923" w:rsidDel="001A6372">
          <w:rPr>
            <w:b/>
            <w:bCs/>
            <w:lang w:val="en-GB"/>
          </w:rPr>
          <w:delText xml:space="preserve">Small </w:delText>
        </w:r>
      </w:del>
      <w:r w:rsidRPr="00042923">
        <w:rPr>
          <w:b/>
          <w:bCs/>
          <w:lang w:val="en-GB"/>
        </w:rPr>
        <w:t>MPs</w:t>
      </w:r>
      <w:r w:rsidR="00D52009" w:rsidRPr="00042923">
        <w:rPr>
          <w:b/>
          <w:bCs/>
          <w:lang w:val="en-GB"/>
        </w:rPr>
        <w:t>, pigments, and plasticizers</w:t>
      </w:r>
      <w:r w:rsidRPr="00042923">
        <w:rPr>
          <w:b/>
          <w:bCs/>
          <w:lang w:val="en-GB"/>
        </w:rPr>
        <w:t xml:space="preserve"> </w:t>
      </w:r>
      <w:del w:id="148" w:author="mnoonan" w:date="2022-08-25T15:04:00Z">
        <w:r w:rsidRPr="00042923" w:rsidDel="001A6372">
          <w:rPr>
            <w:b/>
            <w:bCs/>
            <w:lang w:val="en-GB"/>
          </w:rPr>
          <w:delText xml:space="preserve">are present </w:delText>
        </w:r>
      </w:del>
      <w:r w:rsidRPr="00042923">
        <w:rPr>
          <w:b/>
          <w:bCs/>
          <w:lang w:val="en-GB"/>
        </w:rPr>
        <w:t>in cow follicular fluid</w:t>
      </w:r>
    </w:p>
    <w:p w14:paraId="16DED654" w14:textId="0C84041D" w:rsidR="00A634F4" w:rsidRPr="00042923" w:rsidDel="00E61DE0" w:rsidRDefault="00DA6106" w:rsidP="00AC2069">
      <w:pPr>
        <w:pStyle w:val="Paragraph"/>
        <w:spacing w:before="0"/>
        <w:ind w:firstLine="0"/>
        <w:rPr>
          <w:del w:id="149" w:author="mnoonan" w:date="2022-08-25T15:36:00Z"/>
          <w:lang w:val="en-GB"/>
        </w:rPr>
      </w:pPr>
      <w:r w:rsidRPr="00042923">
        <w:rPr>
          <w:lang w:val="en-GB"/>
        </w:rPr>
        <w:t>MPs were found in all follicular fluid</w:t>
      </w:r>
      <w:r w:rsidR="00A53B39" w:rsidRPr="00042923">
        <w:rPr>
          <w:lang w:val="en-GB"/>
        </w:rPr>
        <w:t xml:space="preserve"> (FF)</w:t>
      </w:r>
      <w:r w:rsidRPr="00042923">
        <w:rPr>
          <w:lang w:val="en-GB"/>
        </w:rPr>
        <w:t xml:space="preserve"> samples, </w:t>
      </w:r>
      <w:r w:rsidR="00A53B39" w:rsidRPr="00042923">
        <w:rPr>
          <w:lang w:val="en-GB"/>
        </w:rPr>
        <w:t xml:space="preserve">with </w:t>
      </w:r>
      <w:ins w:id="150" w:author="mnoonan" w:date="2022-08-25T15:05:00Z">
        <w:r w:rsidR="001A6372">
          <w:rPr>
            <w:lang w:val="en-GB"/>
          </w:rPr>
          <w:t xml:space="preserve">a mean concentration of </w:t>
        </w:r>
      </w:ins>
      <w:ins w:id="151" w:author="mnoonan" w:date="2022-08-25T15:06:00Z">
        <w:r w:rsidR="001A6372">
          <w:rPr>
            <w:lang w:val="en-GB"/>
          </w:rPr>
          <w:t xml:space="preserve">132.3 </w:t>
        </w:r>
        <w:r w:rsidR="001A6372" w:rsidRPr="00042923">
          <w:rPr>
            <w:lang w:val="en-GB"/>
          </w:rPr>
          <w:t>particles mL</w:t>
        </w:r>
        <w:r w:rsidR="001A6372" w:rsidRPr="00042923">
          <w:rPr>
            <w:vertAlign w:val="superscript"/>
            <w:lang w:val="en-GB"/>
          </w:rPr>
          <w:t>-1</w:t>
        </w:r>
        <w:r w:rsidR="001A6372" w:rsidRPr="00042923">
          <w:rPr>
            <w:lang w:val="en-GB"/>
          </w:rPr>
          <w:t>(Fig 1A</w:t>
        </w:r>
      </w:ins>
      <w:ins w:id="152" w:author="mnoonan" w:date="2022-08-25T15:07:00Z">
        <w:r w:rsidR="001A6372">
          <w:rPr>
            <w:lang w:val="en-GB"/>
          </w:rPr>
          <w:t xml:space="preserve">; </w:t>
        </w:r>
        <w:commentRangeStart w:id="153"/>
        <w:r w:rsidR="001A6372">
          <w:rPr>
            <w:lang w:val="en-GB"/>
          </w:rPr>
          <w:t>Table S1</w:t>
        </w:r>
        <w:commentRangeEnd w:id="153"/>
        <w:r w:rsidR="001A6372">
          <w:rPr>
            <w:rStyle w:val="CommentReference"/>
          </w:rPr>
          <w:commentReference w:id="153"/>
        </w:r>
      </w:ins>
      <w:ins w:id="154" w:author="mnoonan" w:date="2022-08-25T15:06:00Z">
        <w:r w:rsidR="001A6372" w:rsidRPr="00042923">
          <w:rPr>
            <w:lang w:val="en-GB"/>
          </w:rPr>
          <w:t>).</w:t>
        </w:r>
      </w:ins>
      <w:ins w:id="155" w:author="mnoonan" w:date="2022-08-25T15:10:00Z">
        <w:r w:rsidR="00A95582">
          <w:rPr>
            <w:lang w:val="en-GB"/>
          </w:rPr>
          <w:t xml:space="preserve"> The number of </w:t>
        </w:r>
      </w:ins>
      <w:ins w:id="156" w:author="mnoonan" w:date="2022-08-25T15:16:00Z">
        <w:r w:rsidR="003F0B91">
          <w:rPr>
            <w:lang w:val="en-GB"/>
          </w:rPr>
          <w:t xml:space="preserve">MP </w:t>
        </w:r>
      </w:ins>
      <w:ins w:id="157" w:author="mnoonan" w:date="2022-08-25T15:10:00Z">
        <w:r w:rsidR="00A95582">
          <w:rPr>
            <w:lang w:val="en-GB"/>
          </w:rPr>
          <w:t xml:space="preserve">particles </w:t>
        </w:r>
      </w:ins>
      <w:ins w:id="158" w:author="mnoonan" w:date="2022-08-25T15:36:00Z">
        <w:r w:rsidR="00E61DE0">
          <w:rPr>
            <w:lang w:val="en-GB"/>
          </w:rPr>
          <w:t>varied</w:t>
        </w:r>
      </w:ins>
      <w:ins w:id="159" w:author="mnoonan" w:date="2022-08-25T15:10:00Z">
        <w:r w:rsidR="00A95582">
          <w:rPr>
            <w:lang w:val="en-GB"/>
          </w:rPr>
          <w:t xml:space="preserve"> substantially between </w:t>
        </w:r>
      </w:ins>
      <w:ins w:id="160" w:author="mnoonan" w:date="2022-08-25T15:11:00Z">
        <w:r w:rsidR="00A95582">
          <w:rPr>
            <w:lang w:val="en-GB"/>
          </w:rPr>
          <w:t>samples, with</w:t>
        </w:r>
      </w:ins>
      <w:ins w:id="161" w:author="mnoonan" w:date="2022-08-25T15:06:00Z">
        <w:r w:rsidR="001A6372" w:rsidRPr="00042923">
          <w:rPr>
            <w:lang w:val="en-GB"/>
          </w:rPr>
          <w:t xml:space="preserve"> </w:t>
        </w:r>
      </w:ins>
      <w:r w:rsidR="00A53B39" w:rsidRPr="00042923">
        <w:rPr>
          <w:lang w:val="en-GB"/>
        </w:rPr>
        <w:t xml:space="preserve">a total of </w:t>
      </w:r>
      <w:commentRangeStart w:id="162"/>
      <w:r w:rsidR="00A53B39" w:rsidRPr="00042923">
        <w:rPr>
          <w:lang w:val="en-GB"/>
        </w:rPr>
        <w:t>17</w:t>
      </w:r>
      <w:ins w:id="163" w:author="mnoonan" w:date="2022-08-25T15:11:00Z">
        <w:r w:rsidR="00A95582" w:rsidRPr="00A95582">
          <w:rPr>
            <w:lang w:val="en-GB"/>
          </w:rPr>
          <w:t xml:space="preserve"> </w:t>
        </w:r>
        <w:r w:rsidR="00A95582" w:rsidRPr="00042923">
          <w:rPr>
            <w:lang w:val="en-GB"/>
          </w:rPr>
          <w:t>mL</w:t>
        </w:r>
        <w:r w:rsidR="00A95582" w:rsidRPr="00042923">
          <w:rPr>
            <w:vertAlign w:val="superscript"/>
            <w:lang w:val="en-GB"/>
          </w:rPr>
          <w:t>-1</w:t>
        </w:r>
        <w:r w:rsidR="00A95582">
          <w:rPr>
            <w:vertAlign w:val="superscript"/>
            <w:lang w:val="en-GB"/>
          </w:rPr>
          <w:t xml:space="preserve"> </w:t>
        </w:r>
        <w:r w:rsidR="00A95582">
          <w:rPr>
            <w:lang w:val="en-GB"/>
          </w:rPr>
          <w:t>in F</w:t>
        </w:r>
        <w:r w:rsidR="00A95582" w:rsidRPr="00042923">
          <w:rPr>
            <w:lang w:val="en-GB"/>
          </w:rPr>
          <w:t>F1</w:t>
        </w:r>
      </w:ins>
      <w:r w:rsidR="00A53B39" w:rsidRPr="00042923">
        <w:rPr>
          <w:lang w:val="en-GB"/>
        </w:rPr>
        <w:t>, 21</w:t>
      </w:r>
      <w:ins w:id="164" w:author="mnoonan" w:date="2022-08-25T15:11:00Z">
        <w:r w:rsidR="00A95582" w:rsidRPr="00A95582">
          <w:rPr>
            <w:lang w:val="en-GB"/>
          </w:rPr>
          <w:t xml:space="preserve"> </w:t>
        </w:r>
        <w:r w:rsidR="00A95582" w:rsidRPr="00042923">
          <w:rPr>
            <w:lang w:val="en-GB"/>
          </w:rPr>
          <w:t>mL</w:t>
        </w:r>
        <w:r w:rsidR="00A95582" w:rsidRPr="00042923">
          <w:rPr>
            <w:vertAlign w:val="superscript"/>
            <w:lang w:val="en-GB"/>
          </w:rPr>
          <w:t>-1</w:t>
        </w:r>
        <w:r w:rsidR="00A95582">
          <w:rPr>
            <w:vertAlign w:val="superscript"/>
            <w:lang w:val="en-GB"/>
          </w:rPr>
          <w:t xml:space="preserve"> </w:t>
        </w:r>
        <w:r w:rsidR="00A95582">
          <w:rPr>
            <w:lang w:val="en-GB"/>
          </w:rPr>
          <w:t>in F</w:t>
        </w:r>
        <w:r w:rsidR="00A95582" w:rsidRPr="00042923">
          <w:rPr>
            <w:lang w:val="en-GB"/>
          </w:rPr>
          <w:t>F</w:t>
        </w:r>
      </w:ins>
      <w:ins w:id="165" w:author="mnoonan" w:date="2022-08-25T15:15:00Z">
        <w:r w:rsidR="003F0B91">
          <w:rPr>
            <w:lang w:val="en-GB"/>
          </w:rPr>
          <w:t>2</w:t>
        </w:r>
      </w:ins>
      <w:r w:rsidR="00A53B39" w:rsidRPr="00042923">
        <w:rPr>
          <w:lang w:val="en-GB"/>
        </w:rPr>
        <w:t xml:space="preserve"> and 359 </w:t>
      </w:r>
      <w:commentRangeEnd w:id="162"/>
      <w:r w:rsidR="003F0B91">
        <w:rPr>
          <w:rStyle w:val="CommentReference"/>
        </w:rPr>
        <w:commentReference w:id="162"/>
      </w:r>
      <w:del w:id="166" w:author="mnoonan" w:date="2022-08-25T15:16:00Z">
        <w:r w:rsidR="00A53B39" w:rsidRPr="00042923" w:rsidDel="003F0B91">
          <w:rPr>
            <w:lang w:val="en-GB"/>
          </w:rPr>
          <w:delText xml:space="preserve">particles </w:delText>
        </w:r>
      </w:del>
      <w:r w:rsidR="00A53B39" w:rsidRPr="00042923">
        <w:rPr>
          <w:lang w:val="en-GB"/>
        </w:rPr>
        <w:t>mL</w:t>
      </w:r>
      <w:r w:rsidR="00A53B39" w:rsidRPr="00042923">
        <w:rPr>
          <w:vertAlign w:val="superscript"/>
          <w:lang w:val="en-GB"/>
        </w:rPr>
        <w:t>-1</w:t>
      </w:r>
      <w:r w:rsidR="00A53B39" w:rsidRPr="00042923">
        <w:rPr>
          <w:lang w:val="en-GB"/>
        </w:rPr>
        <w:t xml:space="preserve"> </w:t>
      </w:r>
      <w:del w:id="167" w:author="mnoonan" w:date="2022-08-25T15:11:00Z">
        <w:r w:rsidR="00A53B39" w:rsidRPr="00042923" w:rsidDel="00A95582">
          <w:rPr>
            <w:lang w:val="en-GB"/>
          </w:rPr>
          <w:delText>identified for FF1, FF2 and</w:delText>
        </w:r>
      </w:del>
      <w:ins w:id="168" w:author="mnoonan" w:date="2022-08-25T15:11:00Z">
        <w:r w:rsidR="00A95582">
          <w:rPr>
            <w:lang w:val="en-GB"/>
          </w:rPr>
          <w:t>in</w:t>
        </w:r>
      </w:ins>
      <w:r w:rsidR="00A53B39" w:rsidRPr="00042923">
        <w:rPr>
          <w:lang w:val="en-GB"/>
        </w:rPr>
        <w:t xml:space="preserve"> FF3</w:t>
      </w:r>
      <w:ins w:id="169" w:author="mnoonan" w:date="2022-08-25T15:12:00Z">
        <w:r w:rsidR="00A95582">
          <w:rPr>
            <w:lang w:val="en-GB"/>
          </w:rPr>
          <w:t xml:space="preserve">. </w:t>
        </w:r>
      </w:ins>
      <w:del w:id="170" w:author="mnoonan" w:date="2022-08-25T15:12:00Z">
        <w:r w:rsidR="00EE529F" w:rsidRPr="00042923" w:rsidDel="00A95582">
          <w:rPr>
            <w:lang w:val="en-GB"/>
          </w:rPr>
          <w:delText>,</w:delText>
        </w:r>
        <w:r w:rsidR="00A53B39" w:rsidRPr="00042923" w:rsidDel="00A95582">
          <w:rPr>
            <w:lang w:val="en-GB"/>
          </w:rPr>
          <w:delText xml:space="preserve"> respectively</w:delText>
        </w:r>
        <w:r w:rsidR="00EB4240" w:rsidRPr="00042923" w:rsidDel="00A95582">
          <w:rPr>
            <w:lang w:val="en-GB"/>
          </w:rPr>
          <w:delText>;</w:delText>
        </w:r>
        <w:r w:rsidR="00A53B39" w:rsidRPr="00042923" w:rsidDel="00A95582">
          <w:rPr>
            <w:lang w:val="en-GB"/>
          </w:rPr>
          <w:delText xml:space="preserve"> </w:delText>
        </w:r>
      </w:del>
      <w:commentRangeStart w:id="171"/>
      <w:r w:rsidR="00A53B39" w:rsidRPr="00A95582">
        <w:rPr>
          <w:strike/>
          <w:lang w:val="en-GB"/>
          <w:rPrChange w:id="172" w:author="mnoonan" w:date="2022-08-25T15:11:00Z">
            <w:rPr>
              <w:lang w:val="en-GB"/>
            </w:rPr>
          </w:rPrChange>
        </w:rPr>
        <w:t>the total number of particles was adjusted to the particles detected in the water control</w:t>
      </w:r>
      <w:commentRangeEnd w:id="171"/>
      <w:r w:rsidR="00A95582">
        <w:rPr>
          <w:rStyle w:val="CommentReference"/>
        </w:rPr>
        <w:commentReference w:id="171"/>
      </w:r>
      <w:r w:rsidRPr="00042923">
        <w:rPr>
          <w:lang w:val="en-GB"/>
        </w:rPr>
        <w:t>.</w:t>
      </w:r>
      <w:r w:rsidR="00A53B39" w:rsidRPr="00042923">
        <w:rPr>
          <w:lang w:val="en-GB"/>
        </w:rPr>
        <w:t xml:space="preserve"> </w:t>
      </w:r>
      <w:ins w:id="173" w:author="mnoonan" w:date="2022-08-25T15:19:00Z">
        <w:r w:rsidR="003F0B91">
          <w:rPr>
            <w:lang w:val="en-GB"/>
          </w:rPr>
          <w:t>N</w:t>
        </w:r>
        <w:r w:rsidR="003F0B91" w:rsidRPr="00042923">
          <w:rPr>
            <w:lang w:val="en-GB"/>
          </w:rPr>
          <w:t>on-plastic related particles were the majority of identified particles (56 to 74 %)</w:t>
        </w:r>
        <w:r w:rsidR="003F0B91">
          <w:rPr>
            <w:lang w:val="en-GB"/>
          </w:rPr>
          <w:t xml:space="preserve">, while </w:t>
        </w:r>
      </w:ins>
      <w:r w:rsidR="00D33949" w:rsidRPr="00042923">
        <w:rPr>
          <w:lang w:val="en-GB"/>
        </w:rPr>
        <w:t>MP</w:t>
      </w:r>
      <w:del w:id="174" w:author="mnoonan" w:date="2022-08-25T15:19:00Z">
        <w:r w:rsidR="00D33949" w:rsidRPr="00042923" w:rsidDel="003F0B91">
          <w:rPr>
            <w:lang w:val="en-GB"/>
          </w:rPr>
          <w:delText>s</w:delText>
        </w:r>
      </w:del>
      <w:r w:rsidR="00D33949" w:rsidRPr="00042923">
        <w:rPr>
          <w:lang w:val="en-GB"/>
        </w:rPr>
        <w:t xml:space="preserve"> </w:t>
      </w:r>
      <w:r w:rsidR="000210CF" w:rsidRPr="00042923">
        <w:rPr>
          <w:lang w:val="en-GB"/>
        </w:rPr>
        <w:t xml:space="preserve">polymers </w:t>
      </w:r>
      <w:r w:rsidR="00D33949" w:rsidRPr="00042923">
        <w:rPr>
          <w:lang w:val="en-GB"/>
        </w:rPr>
        <w:t>accounted for</w:t>
      </w:r>
      <w:r w:rsidR="000210CF" w:rsidRPr="00042923">
        <w:rPr>
          <w:lang w:val="en-GB"/>
        </w:rPr>
        <w:t xml:space="preserve"> 9.4 to 19.9 % of total identified particles</w:t>
      </w:r>
      <w:del w:id="175" w:author="mnoonan" w:date="2022-08-25T15:19:00Z">
        <w:r w:rsidR="000210CF" w:rsidRPr="00042923" w:rsidDel="003F0B91">
          <w:rPr>
            <w:lang w:val="en-GB"/>
          </w:rPr>
          <w:delText xml:space="preserve">, while non-plastic related particles </w:delText>
        </w:r>
      </w:del>
      <w:del w:id="176" w:author="mnoonan" w:date="2022-08-25T15:16:00Z">
        <w:r w:rsidR="000210CF" w:rsidRPr="00042923" w:rsidDel="003F0B91">
          <w:rPr>
            <w:lang w:val="en-GB"/>
          </w:rPr>
          <w:delText xml:space="preserve">(NP) </w:delText>
        </w:r>
      </w:del>
      <w:del w:id="177" w:author="mnoonan" w:date="2022-08-25T15:19:00Z">
        <w:r w:rsidR="000210CF" w:rsidRPr="00042923" w:rsidDel="003F0B91">
          <w:rPr>
            <w:lang w:val="en-GB"/>
          </w:rPr>
          <w:delText xml:space="preserve">were the majority of identified particles (56 to </w:delText>
        </w:r>
        <w:r w:rsidR="00EE529F" w:rsidRPr="00042923" w:rsidDel="003F0B91">
          <w:rPr>
            <w:lang w:val="en-GB"/>
          </w:rPr>
          <w:delText>74 %)</w:delText>
        </w:r>
      </w:del>
      <w:r w:rsidR="000210CF" w:rsidRPr="00042923">
        <w:rPr>
          <w:lang w:val="en-GB"/>
        </w:rPr>
        <w:t>.</w:t>
      </w:r>
      <w:r w:rsidR="00EE529F" w:rsidRPr="00042923">
        <w:rPr>
          <w:lang w:val="en-GB"/>
        </w:rPr>
        <w:t xml:space="preserve"> </w:t>
      </w:r>
      <w:r w:rsidR="00EB4240" w:rsidRPr="00042923">
        <w:rPr>
          <w:lang w:val="en-GB"/>
        </w:rPr>
        <w:t xml:space="preserve">Other plastic-related particles </w:t>
      </w:r>
      <w:ins w:id="178" w:author="mnoonan" w:date="2022-08-25T15:19:00Z">
        <w:r w:rsidR="003F0B91">
          <w:rPr>
            <w:lang w:val="en-GB"/>
          </w:rPr>
          <w:t>that</w:t>
        </w:r>
      </w:ins>
      <w:ins w:id="179" w:author="mnoonan" w:date="2022-08-25T15:20:00Z">
        <w:r w:rsidR="003F0B91">
          <w:rPr>
            <w:lang w:val="en-GB"/>
          </w:rPr>
          <w:t xml:space="preserve"> were </w:t>
        </w:r>
      </w:ins>
      <w:r w:rsidR="00EB4240" w:rsidRPr="00042923">
        <w:rPr>
          <w:lang w:val="en-GB"/>
        </w:rPr>
        <w:t xml:space="preserve">identified </w:t>
      </w:r>
      <w:del w:id="180" w:author="mnoonan" w:date="2022-08-25T15:19:00Z">
        <w:r w:rsidR="00EB4240" w:rsidRPr="00042923" w:rsidDel="003F0B91">
          <w:rPr>
            <w:lang w:val="en-GB"/>
          </w:rPr>
          <w:delText xml:space="preserve">were </w:delText>
        </w:r>
      </w:del>
      <w:ins w:id="181" w:author="mnoonan" w:date="2022-08-25T15:19:00Z">
        <w:r w:rsidR="003F0B91">
          <w:rPr>
            <w:lang w:val="en-GB"/>
          </w:rPr>
          <w:t>included</w:t>
        </w:r>
        <w:r w:rsidR="003F0B91" w:rsidRPr="00042923">
          <w:rPr>
            <w:lang w:val="en-GB"/>
          </w:rPr>
          <w:t xml:space="preserve"> </w:t>
        </w:r>
      </w:ins>
      <w:r w:rsidR="00EB4240" w:rsidRPr="00042923">
        <w:rPr>
          <w:lang w:val="en-GB"/>
        </w:rPr>
        <w:t>pigments (0.3 to 2.5 %</w:t>
      </w:r>
      <w:del w:id="182" w:author="mnoonan" w:date="2022-08-25T15:20:00Z">
        <w:r w:rsidR="00EB4240" w:rsidRPr="00042923" w:rsidDel="00EA1248">
          <w:rPr>
            <w:lang w:val="en-GB"/>
          </w:rPr>
          <w:delText>, PG</w:delText>
        </w:r>
      </w:del>
      <w:r w:rsidR="00EB4240" w:rsidRPr="00042923">
        <w:rPr>
          <w:lang w:val="en-GB"/>
        </w:rPr>
        <w:t>), plasticizers (1.6 to 18.0 %</w:t>
      </w:r>
      <w:del w:id="183" w:author="mnoonan" w:date="2022-08-26T02:56:00Z">
        <w:r w:rsidR="00EB4240" w:rsidRPr="00042923" w:rsidDel="009E7C06">
          <w:rPr>
            <w:lang w:val="en-GB"/>
          </w:rPr>
          <w:delText>,</w:delText>
        </w:r>
      </w:del>
      <w:del w:id="184" w:author="mnoonan" w:date="2022-08-25T15:20:00Z">
        <w:r w:rsidR="00EB4240" w:rsidRPr="00042923" w:rsidDel="00EA1248">
          <w:rPr>
            <w:lang w:val="en-GB"/>
          </w:rPr>
          <w:delText xml:space="preserve"> PZ</w:delText>
        </w:r>
      </w:del>
      <w:r w:rsidR="00EB4240" w:rsidRPr="00042923">
        <w:rPr>
          <w:lang w:val="en-GB"/>
        </w:rPr>
        <w:t>)</w:t>
      </w:r>
      <w:ins w:id="185" w:author="mnoonan" w:date="2022-08-26T02:56:00Z">
        <w:r w:rsidR="009E7C06">
          <w:rPr>
            <w:lang w:val="en-GB"/>
          </w:rPr>
          <w:t>,</w:t>
        </w:r>
      </w:ins>
      <w:r w:rsidR="00EB4240" w:rsidRPr="00042923">
        <w:rPr>
          <w:lang w:val="en-GB"/>
        </w:rPr>
        <w:t xml:space="preserve"> and coating, solubilizers and fillers (5.9 to 12.2 %</w:t>
      </w:r>
      <w:del w:id="186" w:author="mnoonan" w:date="2022-08-25T15:20:00Z">
        <w:r w:rsidR="00EB4240" w:rsidRPr="00042923" w:rsidDel="00EA1248">
          <w:rPr>
            <w:lang w:val="en-GB"/>
          </w:rPr>
          <w:delText>, CSF</w:delText>
        </w:r>
      </w:del>
      <w:r w:rsidR="00EB4240" w:rsidRPr="00042923">
        <w:rPr>
          <w:lang w:val="en-GB"/>
        </w:rPr>
        <w:t xml:space="preserve">). </w:t>
      </w:r>
      <w:r w:rsidR="00F11A85" w:rsidRPr="00042923">
        <w:rPr>
          <w:lang w:val="en-GB"/>
        </w:rPr>
        <w:t xml:space="preserve">A total of </w:t>
      </w:r>
      <w:r w:rsidR="00056FCB" w:rsidRPr="00042923">
        <w:rPr>
          <w:lang w:val="en-GB"/>
        </w:rPr>
        <w:t>24</w:t>
      </w:r>
      <w:r w:rsidR="00F11A85" w:rsidRPr="00042923">
        <w:rPr>
          <w:lang w:val="en-GB"/>
        </w:rPr>
        <w:t xml:space="preserve"> different </w:t>
      </w:r>
      <w:commentRangeStart w:id="187"/>
      <w:ins w:id="188" w:author="mnoonan" w:date="2022-08-25T15:23:00Z">
        <w:r w:rsidR="00307125">
          <w:rPr>
            <w:lang w:val="en-GB"/>
          </w:rPr>
          <w:t xml:space="preserve">MP </w:t>
        </w:r>
      </w:ins>
      <w:r w:rsidR="00F11A85" w:rsidRPr="00042923">
        <w:rPr>
          <w:lang w:val="en-GB"/>
        </w:rPr>
        <w:t xml:space="preserve">polymers </w:t>
      </w:r>
      <w:commentRangeEnd w:id="187"/>
      <w:r w:rsidR="00307125">
        <w:rPr>
          <w:rStyle w:val="CommentReference"/>
        </w:rPr>
        <w:commentReference w:id="187"/>
      </w:r>
      <w:r w:rsidR="00F11A85" w:rsidRPr="00042923">
        <w:rPr>
          <w:lang w:val="en-GB"/>
        </w:rPr>
        <w:t>were identified</w:t>
      </w:r>
      <w:del w:id="189" w:author="mnoonan" w:date="2022-08-25T15:30:00Z">
        <w:r w:rsidR="00945816" w:rsidDel="00A47C65">
          <w:rPr>
            <w:lang w:val="en-GB"/>
          </w:rPr>
          <w:delText xml:space="preserve"> (</w:delText>
        </w:r>
        <w:commentRangeStart w:id="190"/>
        <w:r w:rsidR="00945816" w:rsidDel="00A47C65">
          <w:rPr>
            <w:lang w:val="en-GB"/>
          </w:rPr>
          <w:delText>Data S2</w:delText>
        </w:r>
        <w:commentRangeEnd w:id="190"/>
        <w:r w:rsidR="00307125" w:rsidDel="00A47C65">
          <w:rPr>
            <w:rStyle w:val="CommentReference"/>
          </w:rPr>
          <w:commentReference w:id="190"/>
        </w:r>
        <w:r w:rsidR="00945816" w:rsidDel="00A47C65">
          <w:rPr>
            <w:lang w:val="en-GB"/>
          </w:rPr>
          <w:delText>)</w:delText>
        </w:r>
      </w:del>
      <w:ins w:id="191" w:author="mnoonan" w:date="2022-08-26T02:56:00Z">
        <w:r w:rsidR="009E7C06">
          <w:rPr>
            <w:lang w:val="en-GB"/>
          </w:rPr>
          <w:t>, with t</w:t>
        </w:r>
      </w:ins>
      <w:del w:id="192" w:author="mnoonan" w:date="2022-08-26T02:56:00Z">
        <w:r w:rsidR="00F11A85" w:rsidRPr="00042923" w:rsidDel="009E7C06">
          <w:rPr>
            <w:lang w:val="en-GB"/>
          </w:rPr>
          <w:delText xml:space="preserve">. </w:delText>
        </w:r>
        <w:r w:rsidR="00EE529F" w:rsidRPr="00042923" w:rsidDel="009E7C06">
          <w:rPr>
            <w:lang w:val="en-GB"/>
          </w:rPr>
          <w:delText>T</w:delText>
        </w:r>
      </w:del>
      <w:r w:rsidR="00EE529F" w:rsidRPr="00042923">
        <w:rPr>
          <w:lang w:val="en-GB"/>
        </w:rPr>
        <w:t xml:space="preserve">he most abundant </w:t>
      </w:r>
      <w:del w:id="193" w:author="mnoonan" w:date="2022-08-26T02:56:00Z">
        <w:r w:rsidR="00EE529F" w:rsidRPr="00042923" w:rsidDel="009E7C06">
          <w:rPr>
            <w:lang w:val="en-GB"/>
          </w:rPr>
          <w:delText>polymer was</w:delText>
        </w:r>
      </w:del>
      <w:ins w:id="194" w:author="mnoonan" w:date="2022-08-26T02:56:00Z">
        <w:r w:rsidR="009E7C06">
          <w:rPr>
            <w:lang w:val="en-GB"/>
          </w:rPr>
          <w:t xml:space="preserve">being </w:t>
        </w:r>
      </w:ins>
      <w:r w:rsidR="00EE529F" w:rsidRPr="00042923">
        <w:rPr>
          <w:lang w:val="en-GB"/>
        </w:rPr>
        <w:t xml:space="preserve"> </w:t>
      </w:r>
      <w:commentRangeStart w:id="195"/>
      <w:r w:rsidR="00EE529F" w:rsidRPr="00042923">
        <w:rPr>
          <w:lang w:val="en-GB"/>
        </w:rPr>
        <w:t>cotton</w:t>
      </w:r>
      <w:commentRangeEnd w:id="195"/>
      <w:r w:rsidR="00EA1248">
        <w:rPr>
          <w:rStyle w:val="CommentReference"/>
        </w:rPr>
        <w:commentReference w:id="195"/>
      </w:r>
      <w:del w:id="196" w:author="mnoonan" w:date="2022-08-25T15:21:00Z">
        <w:r w:rsidR="00EE529F" w:rsidRPr="00042923" w:rsidDel="00EA1248">
          <w:rPr>
            <w:lang w:val="en-GB"/>
          </w:rPr>
          <w:delText xml:space="preserve"> (CT)</w:delText>
        </w:r>
      </w:del>
      <w:r w:rsidR="00EE529F" w:rsidRPr="00042923">
        <w:rPr>
          <w:lang w:val="en-GB"/>
        </w:rPr>
        <w:t>, followed by cellulose</w:t>
      </w:r>
      <w:del w:id="197" w:author="mnoonan" w:date="2022-08-25T15:21:00Z">
        <w:r w:rsidR="00EE529F" w:rsidRPr="00042923" w:rsidDel="00EA1248">
          <w:rPr>
            <w:lang w:val="en-GB"/>
          </w:rPr>
          <w:delText xml:space="preserve"> (CL)</w:delText>
        </w:r>
      </w:del>
      <w:r w:rsidR="00EE529F" w:rsidRPr="00042923">
        <w:rPr>
          <w:lang w:val="en-GB"/>
        </w:rPr>
        <w:t>, polyvinyl chloride</w:t>
      </w:r>
      <w:del w:id="198" w:author="mnoonan" w:date="2022-08-25T15:21:00Z">
        <w:r w:rsidR="00EE529F" w:rsidRPr="00042923" w:rsidDel="00EA1248">
          <w:rPr>
            <w:lang w:val="en-GB"/>
          </w:rPr>
          <w:delText xml:space="preserve"> (PVC)</w:delText>
        </w:r>
      </w:del>
      <w:r w:rsidR="00EE529F" w:rsidRPr="00042923">
        <w:rPr>
          <w:lang w:val="en-GB"/>
        </w:rPr>
        <w:t>, polyethylene</w:t>
      </w:r>
      <w:del w:id="199" w:author="mnoonan" w:date="2022-08-25T15:21:00Z">
        <w:r w:rsidR="00EE529F" w:rsidRPr="00042923" w:rsidDel="00EA1248">
          <w:rPr>
            <w:lang w:val="en-GB"/>
          </w:rPr>
          <w:delText xml:space="preserve"> (PE)</w:delText>
        </w:r>
      </w:del>
      <w:r w:rsidR="00EE529F" w:rsidRPr="00042923">
        <w:rPr>
          <w:lang w:val="en-GB"/>
        </w:rPr>
        <w:t>, polystyrene</w:t>
      </w:r>
      <w:del w:id="200" w:author="mnoonan" w:date="2022-08-25T15:21:00Z">
        <w:r w:rsidR="00EE529F" w:rsidRPr="00042923" w:rsidDel="00EA1248">
          <w:rPr>
            <w:lang w:val="en-GB"/>
          </w:rPr>
          <w:delText xml:space="preserve"> (PS)</w:delText>
        </w:r>
      </w:del>
      <w:r w:rsidR="00EE529F" w:rsidRPr="00042923">
        <w:rPr>
          <w:lang w:val="en-GB"/>
        </w:rPr>
        <w:t>, polypropylene</w:t>
      </w:r>
      <w:ins w:id="201" w:author="mnoonan" w:date="2022-08-25T15:22:00Z">
        <w:r w:rsidR="00EA1248">
          <w:rPr>
            <w:lang w:val="en-GB"/>
          </w:rPr>
          <w:t xml:space="preserve"> </w:t>
        </w:r>
      </w:ins>
      <w:del w:id="202" w:author="mnoonan" w:date="2022-08-25T15:22:00Z">
        <w:r w:rsidR="00EE529F" w:rsidRPr="00042923" w:rsidDel="00EA1248">
          <w:rPr>
            <w:lang w:val="en-GB"/>
          </w:rPr>
          <w:delText xml:space="preserve"> </w:delText>
        </w:r>
      </w:del>
      <w:del w:id="203" w:author="mnoonan" w:date="2022-08-25T15:21:00Z">
        <w:r w:rsidR="00EE529F" w:rsidRPr="00042923" w:rsidDel="00EA1248">
          <w:rPr>
            <w:lang w:val="en-GB"/>
          </w:rPr>
          <w:delText>(PP)</w:delText>
        </w:r>
      </w:del>
      <w:del w:id="204" w:author="mnoonan" w:date="2022-08-25T15:22:00Z">
        <w:r w:rsidR="00EE529F" w:rsidRPr="00042923" w:rsidDel="00EA1248">
          <w:rPr>
            <w:lang w:val="en-GB"/>
          </w:rPr>
          <w:delText xml:space="preserve"> </w:delText>
        </w:r>
      </w:del>
      <w:r w:rsidR="00EE529F" w:rsidRPr="00042923">
        <w:rPr>
          <w:lang w:val="en-GB"/>
        </w:rPr>
        <w:t>and silicon</w:t>
      </w:r>
      <w:ins w:id="205" w:author="mnoonan" w:date="2022-08-26T02:56:00Z">
        <w:r w:rsidR="009E7C06">
          <w:rPr>
            <w:lang w:val="en-GB"/>
          </w:rPr>
          <w:t>, respectively</w:t>
        </w:r>
      </w:ins>
      <w:ins w:id="206" w:author="mnoonan" w:date="2022-08-25T15:22:00Z">
        <w:r w:rsidR="00EA1248">
          <w:rPr>
            <w:lang w:val="en-GB"/>
          </w:rPr>
          <w:t>.</w:t>
        </w:r>
      </w:ins>
      <w:del w:id="207" w:author="mnoonan" w:date="2022-08-25T15:22:00Z">
        <w:r w:rsidR="00EE529F" w:rsidRPr="00042923" w:rsidDel="00EA1248">
          <w:rPr>
            <w:lang w:val="en-GB"/>
          </w:rPr>
          <w:delText xml:space="preserve"> </w:delText>
        </w:r>
      </w:del>
      <w:del w:id="208" w:author="mnoonan" w:date="2022-08-25T15:06:00Z">
        <w:r w:rsidR="00EE529F" w:rsidRPr="00042923" w:rsidDel="001A6372">
          <w:rPr>
            <w:lang w:val="en-GB"/>
          </w:rPr>
          <w:delText>(Fig 1A).</w:delText>
        </w:r>
      </w:del>
      <w:ins w:id="209" w:author="mnoonan" w:date="2022-08-25T15:36:00Z">
        <w:r w:rsidR="00E61DE0">
          <w:rPr>
            <w:lang w:val="en-GB"/>
          </w:rPr>
          <w:t xml:space="preserve"> </w:t>
        </w:r>
      </w:ins>
    </w:p>
    <w:p w14:paraId="0A3E079D" w14:textId="2C3145E4" w:rsidR="000355EA" w:rsidRPr="006F3A39" w:rsidRDefault="003E2FF5">
      <w:pPr>
        <w:pStyle w:val="Paragraph"/>
        <w:spacing w:before="0"/>
        <w:ind w:firstLine="0"/>
        <w:pPrChange w:id="210" w:author="mnoonan" w:date="2022-08-25T15:36:00Z">
          <w:pPr>
            <w:pStyle w:val="Paragraph"/>
          </w:pPr>
        </w:pPrChange>
      </w:pPr>
      <w:r w:rsidRPr="00042923">
        <w:rPr>
          <w:lang w:val="en-GB"/>
        </w:rPr>
        <w:t xml:space="preserve">The </w:t>
      </w:r>
      <w:del w:id="211" w:author="mnoonan" w:date="2022-08-26T02:57:00Z">
        <w:r w:rsidR="00385A1C" w:rsidRPr="00042923" w:rsidDel="009E7C06">
          <w:rPr>
            <w:lang w:val="en-GB"/>
          </w:rPr>
          <w:delText>lengt</w:delText>
        </w:r>
        <w:r w:rsidR="00F11A85" w:rsidRPr="00042923" w:rsidDel="009E7C06">
          <w:rPr>
            <w:lang w:val="en-GB"/>
          </w:rPr>
          <w:delText>h</w:delText>
        </w:r>
        <w:r w:rsidRPr="00042923" w:rsidDel="009E7C06">
          <w:rPr>
            <w:lang w:val="en-GB"/>
          </w:rPr>
          <w:delText xml:space="preserve"> </w:delText>
        </w:r>
      </w:del>
      <w:ins w:id="212" w:author="mnoonan" w:date="2022-08-26T02:57:00Z">
        <w:r w:rsidR="009E7C06">
          <w:rPr>
            <w:lang w:val="en-GB"/>
          </w:rPr>
          <w:t xml:space="preserve">sizes </w:t>
        </w:r>
      </w:ins>
      <w:r w:rsidRPr="00042923">
        <w:rPr>
          <w:lang w:val="en-GB"/>
        </w:rPr>
        <w:t xml:space="preserve">of </w:t>
      </w:r>
      <w:r w:rsidR="002A4543" w:rsidRPr="00042923">
        <w:rPr>
          <w:lang w:val="en-GB"/>
        </w:rPr>
        <w:t xml:space="preserve">the </w:t>
      </w:r>
      <w:r w:rsidR="00042923">
        <w:rPr>
          <w:lang w:val="en-GB"/>
        </w:rPr>
        <w:t>MP</w:t>
      </w:r>
      <w:r w:rsidR="005F52D0" w:rsidRPr="00042923">
        <w:rPr>
          <w:lang w:val="en-GB"/>
        </w:rPr>
        <w:t>s</w:t>
      </w:r>
      <w:ins w:id="213" w:author="mnoonan" w:date="2022-08-26T02:57:00Z">
        <w:r w:rsidR="009E7C06">
          <w:rPr>
            <w:lang w:val="en-GB"/>
          </w:rPr>
          <w:t xml:space="preserve"> in bovine follicular fluid</w:t>
        </w:r>
      </w:ins>
      <w:r w:rsidRPr="00042923">
        <w:rPr>
          <w:lang w:val="en-GB"/>
        </w:rPr>
        <w:t xml:space="preserve"> ranged from </w:t>
      </w:r>
      <w:r w:rsidR="00385A1C" w:rsidRPr="00042923">
        <w:rPr>
          <w:lang w:val="en-GB"/>
        </w:rPr>
        <w:t>3.</w:t>
      </w:r>
      <w:r w:rsidR="00F11A85" w:rsidRPr="00042923">
        <w:rPr>
          <w:lang w:val="en-GB"/>
        </w:rPr>
        <w:t>2</w:t>
      </w:r>
      <w:r w:rsidRPr="00042923">
        <w:rPr>
          <w:lang w:val="en-GB"/>
        </w:rPr>
        <w:t xml:space="preserve"> to 56.</w:t>
      </w:r>
      <w:r w:rsidR="00F11A85" w:rsidRPr="00042923">
        <w:rPr>
          <w:lang w:val="en-GB"/>
        </w:rPr>
        <w:t>9</w:t>
      </w:r>
      <w:r w:rsidRPr="00042923">
        <w:rPr>
          <w:lang w:val="en-GB"/>
        </w:rPr>
        <w:t xml:space="preserve"> μm</w:t>
      </w:r>
      <w:ins w:id="214" w:author="mnoonan" w:date="2022-08-26T02:57:00Z">
        <w:r w:rsidR="009E7C06">
          <w:rPr>
            <w:lang w:val="en-GB"/>
          </w:rPr>
          <w:t xml:space="preserve"> in </w:t>
        </w:r>
        <w:r w:rsidR="009E7C06" w:rsidRPr="00042923">
          <w:rPr>
            <w:lang w:val="en-GB"/>
          </w:rPr>
          <w:t>length</w:t>
        </w:r>
      </w:ins>
      <w:r w:rsidRPr="00042923">
        <w:rPr>
          <w:lang w:val="en-GB"/>
        </w:rPr>
        <w:t xml:space="preserve"> </w:t>
      </w:r>
      <w:r w:rsidR="00385A1C" w:rsidRPr="00042923">
        <w:rPr>
          <w:lang w:val="en-GB"/>
        </w:rPr>
        <w:t>(mean</w:t>
      </w:r>
      <w:r w:rsidR="00385A1C" w:rsidRPr="00042923">
        <w:rPr>
          <w:bCs/>
          <w:lang w:val="en-GB"/>
        </w:rPr>
        <w:t xml:space="preserve">±SD = </w:t>
      </w:r>
      <w:r w:rsidR="00F11A85" w:rsidRPr="00042923">
        <w:rPr>
          <w:lang w:val="en-GB"/>
        </w:rPr>
        <w:t>9.8</w:t>
      </w:r>
      <w:r w:rsidR="00385A1C" w:rsidRPr="00042923">
        <w:rPr>
          <w:bCs/>
          <w:lang w:val="en-GB"/>
        </w:rPr>
        <w:t>±</w:t>
      </w:r>
      <w:r w:rsidR="00F11A85" w:rsidRPr="00042923">
        <w:rPr>
          <w:bCs/>
          <w:lang w:val="en-GB"/>
        </w:rPr>
        <w:t>4.5</w:t>
      </w:r>
      <w:r w:rsidR="00385A1C" w:rsidRPr="00042923">
        <w:rPr>
          <w:bCs/>
          <w:lang w:val="en-GB"/>
        </w:rPr>
        <w:t xml:space="preserve"> </w:t>
      </w:r>
      <w:r w:rsidR="00385A1C" w:rsidRPr="00042923">
        <w:rPr>
          <w:lang w:val="en-GB"/>
        </w:rPr>
        <w:t>μm)</w:t>
      </w:r>
      <w:r w:rsidR="00F11A85" w:rsidRPr="00042923">
        <w:rPr>
          <w:lang w:val="en-GB"/>
        </w:rPr>
        <w:t xml:space="preserve"> and </w:t>
      </w:r>
      <w:del w:id="215" w:author="mnoonan" w:date="2022-08-26T02:57:00Z">
        <w:r w:rsidR="00F11A85" w:rsidRPr="00042923" w:rsidDel="009E7C06">
          <w:rPr>
            <w:lang w:val="en-GB"/>
          </w:rPr>
          <w:delText xml:space="preserve">the width from </w:delText>
        </w:r>
      </w:del>
      <w:r w:rsidR="00F11A85" w:rsidRPr="00042923">
        <w:rPr>
          <w:lang w:val="en-GB"/>
        </w:rPr>
        <w:t xml:space="preserve">1.6 to 23.6 μm </w:t>
      </w:r>
      <w:ins w:id="216" w:author="mnoonan" w:date="2022-08-26T02:57:00Z">
        <w:r w:rsidR="009E7C06">
          <w:rPr>
            <w:lang w:val="en-GB"/>
          </w:rPr>
          <w:t xml:space="preserve">in </w:t>
        </w:r>
        <w:r w:rsidR="009E7C06" w:rsidRPr="00042923">
          <w:rPr>
            <w:lang w:val="en-GB"/>
          </w:rPr>
          <w:t xml:space="preserve">width </w:t>
        </w:r>
      </w:ins>
      <w:r w:rsidR="00F11A85" w:rsidRPr="00042923">
        <w:rPr>
          <w:lang w:val="en-GB"/>
        </w:rPr>
        <w:t>(mean</w:t>
      </w:r>
      <w:r w:rsidR="00F11A85" w:rsidRPr="00042923">
        <w:rPr>
          <w:bCs/>
          <w:lang w:val="en-GB"/>
        </w:rPr>
        <w:t xml:space="preserve">±SD = </w:t>
      </w:r>
      <w:r w:rsidR="00F11A85" w:rsidRPr="00042923">
        <w:rPr>
          <w:lang w:val="en-GB"/>
        </w:rPr>
        <w:t>5.8</w:t>
      </w:r>
      <w:r w:rsidR="00F11A85" w:rsidRPr="00042923">
        <w:rPr>
          <w:bCs/>
          <w:lang w:val="en-GB"/>
        </w:rPr>
        <w:t xml:space="preserve">±2.9 </w:t>
      </w:r>
      <w:r w:rsidR="00F11A85" w:rsidRPr="00042923">
        <w:rPr>
          <w:lang w:val="en-GB"/>
        </w:rPr>
        <w:t>μm)</w:t>
      </w:r>
      <w:r w:rsidR="00385A1C" w:rsidRPr="00042923">
        <w:rPr>
          <w:lang w:val="en-GB"/>
        </w:rPr>
        <w:t>.</w:t>
      </w:r>
      <w:del w:id="217" w:author="mnoonan" w:date="2022-08-25T15:31:00Z">
        <w:r w:rsidR="00385A1C" w:rsidRPr="00042923" w:rsidDel="002545A6">
          <w:rPr>
            <w:lang w:val="en-GB"/>
          </w:rPr>
          <w:delText xml:space="preserve"> </w:delText>
        </w:r>
      </w:del>
      <w:r w:rsidRPr="00042923">
        <w:rPr>
          <w:lang w:val="en-GB"/>
        </w:rPr>
        <w:t xml:space="preserve"> </w:t>
      </w:r>
      <w:ins w:id="218" w:author="mnoonan" w:date="2022-08-26T02:58:00Z">
        <w:r w:rsidR="009E7C06">
          <w:rPr>
            <w:lang w:val="en-GB"/>
          </w:rPr>
          <w:t xml:space="preserve">Based on their sizes and densities, we determined that </w:t>
        </w:r>
      </w:ins>
      <w:del w:id="219" w:author="mnoonan" w:date="2022-08-25T15:29:00Z">
        <w:r w:rsidRPr="00042923" w:rsidDel="00A47C65">
          <w:rPr>
            <w:lang w:val="en-GB"/>
          </w:rPr>
          <w:delText>Data S2, show all identified particles, including its classification and size.</w:delText>
        </w:r>
        <w:r w:rsidR="005A217D" w:rsidRPr="00042923" w:rsidDel="00A47C65">
          <w:rPr>
            <w:lang w:val="en-GB"/>
          </w:rPr>
          <w:delText xml:space="preserve"> </w:delText>
        </w:r>
      </w:del>
      <w:r w:rsidR="00042923" w:rsidRPr="00042923">
        <w:rPr>
          <w:lang w:val="en-GB"/>
        </w:rPr>
        <w:t>MPs summed to 0.002</w:t>
      </w:r>
      <w:ins w:id="220" w:author="mnoonan" w:date="2022-08-26T02:59:00Z">
        <w:r w:rsidR="00701825">
          <w:rPr>
            <w:lang w:val="en-GB"/>
          </w:rPr>
          <w:t xml:space="preserve"> </w:t>
        </w:r>
        <w:r w:rsidR="00701825" w:rsidRPr="00042923">
          <w:rPr>
            <w:lang w:val="en-GB"/>
          </w:rPr>
          <w:t>μg mL</w:t>
        </w:r>
        <w:r w:rsidR="00701825" w:rsidRPr="00042923">
          <w:rPr>
            <w:vertAlign w:val="superscript"/>
            <w:lang w:val="en-GB"/>
          </w:rPr>
          <w:t>-1</w:t>
        </w:r>
        <w:r w:rsidR="00701825" w:rsidRPr="00701825">
          <w:rPr>
            <w:lang w:val="en-GB"/>
          </w:rPr>
          <w:t xml:space="preserve"> </w:t>
        </w:r>
        <w:r w:rsidR="00701825">
          <w:rPr>
            <w:lang w:val="en-GB"/>
          </w:rPr>
          <w:t>in F</w:t>
        </w:r>
        <w:r w:rsidR="00701825" w:rsidRPr="00042923">
          <w:rPr>
            <w:lang w:val="en-GB"/>
          </w:rPr>
          <w:t>F1</w:t>
        </w:r>
      </w:ins>
      <w:r w:rsidR="00042923" w:rsidRPr="00042923">
        <w:rPr>
          <w:lang w:val="en-GB"/>
        </w:rPr>
        <w:t>, 0.005</w:t>
      </w:r>
      <w:ins w:id="221" w:author="mnoonan" w:date="2022-08-26T02:59:00Z">
        <w:r w:rsidR="00701825" w:rsidRPr="00701825">
          <w:rPr>
            <w:lang w:val="en-GB"/>
          </w:rPr>
          <w:t xml:space="preserve"> </w:t>
        </w:r>
        <w:r w:rsidR="00701825" w:rsidRPr="00042923">
          <w:rPr>
            <w:lang w:val="en-GB"/>
          </w:rPr>
          <w:t>μg mL</w:t>
        </w:r>
        <w:r w:rsidR="00701825" w:rsidRPr="00042923">
          <w:rPr>
            <w:vertAlign w:val="superscript"/>
            <w:lang w:val="en-GB"/>
          </w:rPr>
          <w:t>-1</w:t>
        </w:r>
        <w:r w:rsidR="00701825" w:rsidRPr="00701825">
          <w:rPr>
            <w:lang w:val="en-GB"/>
          </w:rPr>
          <w:t xml:space="preserve"> </w:t>
        </w:r>
        <w:r w:rsidR="00701825">
          <w:rPr>
            <w:lang w:val="en-GB"/>
          </w:rPr>
          <w:t>in F</w:t>
        </w:r>
        <w:r w:rsidR="00701825" w:rsidRPr="00042923">
          <w:rPr>
            <w:lang w:val="en-GB"/>
          </w:rPr>
          <w:t>F</w:t>
        </w:r>
        <w:r w:rsidR="00701825">
          <w:rPr>
            <w:lang w:val="en-GB"/>
          </w:rPr>
          <w:t>2</w:t>
        </w:r>
      </w:ins>
      <w:r w:rsidR="00042923" w:rsidRPr="00042923">
        <w:rPr>
          <w:lang w:val="en-GB"/>
        </w:rPr>
        <w:t xml:space="preserve"> and 0.172 μg mL</w:t>
      </w:r>
      <w:r w:rsidR="00042923" w:rsidRPr="00042923">
        <w:rPr>
          <w:vertAlign w:val="superscript"/>
          <w:lang w:val="en-GB"/>
        </w:rPr>
        <w:t xml:space="preserve">-1 </w:t>
      </w:r>
      <w:del w:id="222" w:author="mnoonan" w:date="2022-08-26T02:59:00Z">
        <w:r w:rsidR="00042923" w:rsidRPr="00042923" w:rsidDel="00701825">
          <w:rPr>
            <w:lang w:val="en-GB"/>
          </w:rPr>
          <w:delText xml:space="preserve">of plastics </w:delText>
        </w:r>
      </w:del>
      <w:r w:rsidR="00042923" w:rsidRPr="00042923">
        <w:rPr>
          <w:lang w:val="en-GB"/>
        </w:rPr>
        <w:t xml:space="preserve">in </w:t>
      </w:r>
      <w:del w:id="223" w:author="mnoonan" w:date="2022-08-26T02:59:00Z">
        <w:r w:rsidR="00042923" w:rsidRPr="00042923" w:rsidDel="00701825">
          <w:rPr>
            <w:lang w:val="en-GB"/>
          </w:rPr>
          <w:delText xml:space="preserve">FF1, FF2 and </w:delText>
        </w:r>
      </w:del>
      <w:r w:rsidR="00042923" w:rsidRPr="00042923">
        <w:rPr>
          <w:lang w:val="en-GB"/>
        </w:rPr>
        <w:t>FF3</w:t>
      </w:r>
      <w:del w:id="224" w:author="mnoonan" w:date="2022-08-26T02:59:00Z">
        <w:r w:rsidR="00042923" w:rsidRPr="00042923" w:rsidDel="00701825">
          <w:rPr>
            <w:lang w:val="en-GB"/>
          </w:rPr>
          <w:delText>, respectively</w:delText>
        </w:r>
      </w:del>
      <w:r w:rsidR="00042923" w:rsidRPr="00042923">
        <w:rPr>
          <w:lang w:val="en-GB"/>
        </w:rPr>
        <w:t>.</w:t>
      </w:r>
      <w:r w:rsidR="00042923">
        <w:rPr>
          <w:lang w:val="en-GB"/>
        </w:rPr>
        <w:t xml:space="preserve"> </w:t>
      </w:r>
      <w:r w:rsidR="000355EA">
        <w:rPr>
          <w:lang w:val="en-GB"/>
        </w:rPr>
        <w:t>Of importance for the present study, p</w:t>
      </w:r>
      <w:r w:rsidR="00042923">
        <w:rPr>
          <w:lang w:val="en-GB"/>
        </w:rPr>
        <w:t xml:space="preserve">olystyrene in FF3 </w:t>
      </w:r>
      <w:r w:rsidR="000355EA">
        <w:rPr>
          <w:lang w:val="en-GB"/>
        </w:rPr>
        <w:t>equalled</w:t>
      </w:r>
      <w:r w:rsidR="00042923">
        <w:rPr>
          <w:lang w:val="en-GB"/>
        </w:rPr>
        <w:t xml:space="preserve"> to 0.0126 </w:t>
      </w:r>
      <w:r w:rsidR="00042923" w:rsidRPr="00042923">
        <w:rPr>
          <w:lang w:val="en-GB"/>
        </w:rPr>
        <w:t>μg mL</w:t>
      </w:r>
      <w:r w:rsidR="00042923" w:rsidRPr="00042923">
        <w:rPr>
          <w:vertAlign w:val="superscript"/>
          <w:lang w:val="en-GB"/>
        </w:rPr>
        <w:t>-1</w:t>
      </w:r>
      <w:r w:rsidR="000355EA">
        <w:rPr>
          <w:lang w:val="en-GB"/>
        </w:rPr>
        <w:t xml:space="preserve"> and to 0.00035 </w:t>
      </w:r>
      <w:r w:rsidR="000355EA" w:rsidRPr="00042923">
        <w:rPr>
          <w:lang w:val="en-GB"/>
        </w:rPr>
        <w:t>μg mL</w:t>
      </w:r>
      <w:r w:rsidR="000355EA" w:rsidRPr="00042923">
        <w:rPr>
          <w:vertAlign w:val="superscript"/>
          <w:lang w:val="en-GB"/>
        </w:rPr>
        <w:t>-1</w:t>
      </w:r>
      <w:r w:rsidR="000355EA">
        <w:rPr>
          <w:lang w:val="en-GB"/>
        </w:rPr>
        <w:t xml:space="preserve"> in FF2, while it was not identified in FF1.</w:t>
      </w:r>
      <w:ins w:id="225" w:author="mnoonan" w:date="2022-08-25T15:29:00Z">
        <w:r w:rsidR="00A47C65">
          <w:rPr>
            <w:lang w:val="en-GB"/>
          </w:rPr>
          <w:t xml:space="preserve"> Full details </w:t>
        </w:r>
      </w:ins>
      <w:ins w:id="226" w:author="mnoonan" w:date="2022-08-26T03:00:00Z">
        <w:r w:rsidR="00701825">
          <w:rPr>
            <w:lang w:val="en-GB"/>
          </w:rPr>
          <w:t xml:space="preserve">in the MP particles are shown in </w:t>
        </w:r>
      </w:ins>
      <w:ins w:id="227" w:author="mnoonan" w:date="2022-08-25T15:30:00Z">
        <w:r w:rsidR="00A47C65">
          <w:rPr>
            <w:lang w:val="en-GB"/>
          </w:rPr>
          <w:t>Table S2.</w:t>
        </w:r>
      </w:ins>
    </w:p>
    <w:p w14:paraId="5F8BAEE1" w14:textId="77777777" w:rsidR="009649F7" w:rsidRPr="00042923" w:rsidRDefault="009649F7" w:rsidP="009649F7">
      <w:pPr>
        <w:pStyle w:val="Acknowledgement"/>
        <w:spacing w:before="0"/>
        <w:ind w:left="1440"/>
        <w:jc w:val="center"/>
        <w:rPr>
          <w:moveTo w:id="228" w:author="mnoonan" w:date="2022-08-25T15:26:00Z"/>
          <w:b/>
          <w:lang w:val="en-GB"/>
        </w:rPr>
      </w:pPr>
      <w:moveToRangeStart w:id="229" w:author="mnoonan" w:date="2022-08-25T15:26:00Z" w:name="move112333616"/>
      <w:moveTo w:id="230" w:author="mnoonan" w:date="2022-08-25T15:26:00Z">
        <w:r>
          <w:rPr>
            <w:b/>
            <w:noProof/>
            <w:lang w:val="en-GB"/>
          </w:rPr>
          <w:lastRenderedPageBreak/>
          <w:drawing>
            <wp:inline distT="0" distB="0" distL="0" distR="0" wp14:anchorId="5D250E5F" wp14:editId="71A54659">
              <wp:extent cx="5704514" cy="365760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3143" cy="3682368"/>
                      </a:xfrm>
                      <a:prstGeom prst="rect">
                        <a:avLst/>
                      </a:prstGeom>
                    </pic:spPr>
                  </pic:pic>
                </a:graphicData>
              </a:graphic>
            </wp:inline>
          </w:drawing>
        </w:r>
      </w:moveTo>
    </w:p>
    <w:p w14:paraId="0CC0D7D7" w14:textId="177F6EC6" w:rsidR="009649F7" w:rsidRPr="00E00C8C" w:rsidRDefault="009649F7" w:rsidP="009649F7">
      <w:pPr>
        <w:pStyle w:val="Acknowledgement"/>
        <w:spacing w:before="0"/>
        <w:ind w:left="1440"/>
        <w:rPr>
          <w:moveTo w:id="231" w:author="mnoonan" w:date="2022-08-25T15:26:00Z"/>
        </w:rPr>
      </w:pPr>
      <w:commentRangeStart w:id="232"/>
      <w:moveTo w:id="233" w:author="mnoonan" w:date="2022-08-25T15:26:00Z">
        <w:r w:rsidRPr="00042923">
          <w:rPr>
            <w:b/>
            <w:lang w:val="en-GB"/>
          </w:rPr>
          <w:t>Fig. 1.</w:t>
        </w:r>
        <w:r w:rsidRPr="00042923">
          <w:rPr>
            <w:lang w:val="en-GB"/>
          </w:rPr>
          <w:t xml:space="preserve"> </w:t>
        </w:r>
      </w:moveTo>
      <w:commentRangeEnd w:id="232"/>
      <w:r>
        <w:rPr>
          <w:rStyle w:val="CommentReference"/>
        </w:rPr>
        <w:commentReference w:id="232"/>
      </w:r>
      <w:moveTo w:id="234" w:author="mnoonan" w:date="2022-08-25T15:26:00Z">
        <w:r>
          <w:rPr>
            <w:b/>
            <w:lang w:val="en-GB"/>
          </w:rPr>
          <w:t xml:space="preserve">MPs </w:t>
        </w:r>
      </w:moveTo>
      <w:ins w:id="235" w:author="mnoonan" w:date="2022-08-26T03:01:00Z">
        <w:r w:rsidR="00701825">
          <w:rPr>
            <w:b/>
            <w:lang w:val="en-GB"/>
          </w:rPr>
          <w:t xml:space="preserve">were </w:t>
        </w:r>
      </w:ins>
      <w:moveTo w:id="236" w:author="mnoonan" w:date="2022-08-25T15:26:00Z">
        <w:r>
          <w:rPr>
            <w:b/>
            <w:lang w:val="en-GB"/>
          </w:rPr>
          <w:t>detected in</w:t>
        </w:r>
      </w:moveTo>
      <w:ins w:id="237" w:author="mnoonan" w:date="2022-08-26T03:01:00Z">
        <w:r w:rsidR="00701825">
          <w:rPr>
            <w:b/>
            <w:lang w:val="en-GB"/>
          </w:rPr>
          <w:t xml:space="preserve"> bovine</w:t>
        </w:r>
      </w:ins>
      <w:moveTo w:id="238" w:author="mnoonan" w:date="2022-08-25T15:26:00Z">
        <w:r>
          <w:rPr>
            <w:b/>
            <w:lang w:val="en-GB"/>
          </w:rPr>
          <w:t xml:space="preserve"> follicular fluid and </w:t>
        </w:r>
      </w:moveTo>
      <w:ins w:id="239" w:author="mnoonan" w:date="2022-08-26T03:09:00Z">
        <w:r w:rsidR="001551B3">
          <w:rPr>
            <w:b/>
            <w:lang w:val="en-GB"/>
          </w:rPr>
          <w:t xml:space="preserve">negatively </w:t>
        </w:r>
      </w:ins>
      <w:ins w:id="240" w:author="mnoonan" w:date="2022-08-26T03:01:00Z">
        <w:r w:rsidR="00701825">
          <w:rPr>
            <w:b/>
            <w:lang w:val="en-GB"/>
          </w:rPr>
          <w:t xml:space="preserve">influenced </w:t>
        </w:r>
      </w:ins>
      <w:moveTo w:id="241" w:author="mnoonan" w:date="2022-08-25T15:26:00Z">
        <w:del w:id="242" w:author="mnoonan" w:date="2022-08-26T03:01:00Z">
          <w:r w:rsidDel="00701825">
            <w:rPr>
              <w:b/>
              <w:lang w:val="en-GB"/>
            </w:rPr>
            <w:delText xml:space="preserve">its effects on </w:delText>
          </w:r>
        </w:del>
        <w:r>
          <w:rPr>
            <w:b/>
            <w:lang w:val="en-GB"/>
          </w:rPr>
          <w:t>oocyte</w:t>
        </w:r>
      </w:moveTo>
      <w:ins w:id="243" w:author="mnoonan" w:date="2022-08-26T03:02:00Z">
        <w:r w:rsidR="00701825">
          <w:rPr>
            <w:b/>
            <w:lang w:val="en-GB"/>
          </w:rPr>
          <w:t xml:space="preserve"> </w:t>
        </w:r>
      </w:ins>
      <w:moveTo w:id="244" w:author="mnoonan" w:date="2022-08-25T15:26:00Z">
        <w:del w:id="245" w:author="mnoonan" w:date="2022-08-26T03:02:00Z">
          <w:r w:rsidDel="00701825">
            <w:rPr>
              <w:b/>
              <w:lang w:val="en-GB"/>
            </w:rPr>
            <w:delText xml:space="preserve"> </w:delText>
          </w:r>
        </w:del>
      </w:moveTo>
      <w:ins w:id="246" w:author="mnoonan" w:date="2022-08-26T03:02:00Z">
        <w:r w:rsidR="00701825">
          <w:rPr>
            <w:b/>
            <w:lang w:val="en-GB"/>
          </w:rPr>
          <w:t>maturation</w:t>
        </w:r>
      </w:ins>
      <w:moveTo w:id="247" w:author="mnoonan" w:date="2022-08-25T15:26:00Z">
        <w:del w:id="248" w:author="mnoonan" w:date="2022-08-26T03:02:00Z">
          <w:r w:rsidDel="00701825">
            <w:rPr>
              <w:b/>
              <w:lang w:val="en-GB"/>
            </w:rPr>
            <w:delText>IVM</w:delText>
          </w:r>
        </w:del>
        <w:r w:rsidRPr="00042923">
          <w:rPr>
            <w:b/>
            <w:lang w:val="en-GB"/>
          </w:rPr>
          <w:t>.</w:t>
        </w:r>
      </w:moveTo>
      <w:ins w:id="249" w:author="mnoonan" w:date="2022-08-26T03:02:00Z">
        <w:r w:rsidR="00701825">
          <w:rPr>
            <w:lang w:val="en-GB"/>
          </w:rPr>
          <w:t xml:space="preserve"> </w:t>
        </w:r>
      </w:ins>
      <w:moveTo w:id="250" w:author="mnoonan" w:date="2022-08-25T15:26:00Z">
        <w:del w:id="251" w:author="mnoonan" w:date="2022-08-26T03:02:00Z">
          <w:r w:rsidRPr="00042923" w:rsidDel="00701825">
            <w:rPr>
              <w:lang w:val="en-GB"/>
            </w:rPr>
            <w:delText xml:space="preserve"> </w:delText>
          </w:r>
        </w:del>
      </w:moveTo>
      <w:ins w:id="252" w:author="mnoonan" w:date="2022-08-26T03:02:00Z">
        <w:r w:rsidR="00701825">
          <w:rPr>
            <w:lang w:val="en-GB"/>
          </w:rPr>
          <w:t xml:space="preserve">In </w:t>
        </w:r>
      </w:ins>
      <w:moveTo w:id="253" w:author="mnoonan" w:date="2022-08-25T15:26:00Z">
        <w:r>
          <w:rPr>
            <w:lang w:val="en-GB"/>
          </w:rPr>
          <w:t>(</w:t>
        </w:r>
        <w:r w:rsidRPr="005373ED">
          <w:rPr>
            <w:b/>
            <w:bCs/>
            <w:lang w:val="en-GB"/>
          </w:rPr>
          <w:t>A</w:t>
        </w:r>
        <w:r>
          <w:rPr>
            <w:lang w:val="en-GB"/>
          </w:rPr>
          <w:t xml:space="preserve">) </w:t>
        </w:r>
      </w:moveTo>
      <w:ins w:id="254" w:author="mnoonan" w:date="2022-08-26T03:02:00Z">
        <w:r w:rsidR="00701825">
          <w:rPr>
            <w:lang w:val="en-GB"/>
          </w:rPr>
          <w:t xml:space="preserve">the </w:t>
        </w:r>
      </w:ins>
      <w:moveTo w:id="255" w:author="mnoonan" w:date="2022-08-25T15:26:00Z">
        <w:del w:id="256" w:author="mnoonan" w:date="2022-08-26T03:02:00Z">
          <w:r w:rsidDel="00701825">
            <w:rPr>
              <w:lang w:val="en-GB"/>
            </w:rPr>
            <w:delText xml:space="preserve">Polymer </w:delText>
          </w:r>
        </w:del>
        <w:r>
          <w:rPr>
            <w:lang w:val="en-GB"/>
          </w:rPr>
          <w:t>composition of MPs detected in follicular fluid by confocal Raman spectroscopy</w:t>
        </w:r>
      </w:moveTo>
      <w:ins w:id="257" w:author="mnoonan" w:date="2022-08-26T03:02:00Z">
        <w:r w:rsidR="00701825">
          <w:rPr>
            <w:lang w:val="en-GB"/>
          </w:rPr>
          <w:t xml:space="preserve"> are shown</w:t>
        </w:r>
      </w:ins>
      <w:moveTo w:id="258" w:author="mnoonan" w:date="2022-08-25T15:26:00Z">
        <w:r>
          <w:rPr>
            <w:lang w:val="en-GB"/>
          </w:rPr>
          <w:t xml:space="preserve">. The number of MPs were adjusted to the number of particles detected in the water control. </w:t>
        </w:r>
      </w:moveTo>
      <w:ins w:id="259" w:author="mnoonan" w:date="2022-08-26T03:03:00Z">
        <w:r w:rsidR="00701825">
          <w:rPr>
            <w:lang w:val="en-GB"/>
          </w:rPr>
          <w:t xml:space="preserve">The boxplots in </w:t>
        </w:r>
      </w:ins>
      <w:moveTo w:id="260" w:author="mnoonan" w:date="2022-08-25T15:26:00Z">
        <w:r>
          <w:rPr>
            <w:lang w:val="en-GB"/>
          </w:rPr>
          <w:t>(</w:t>
        </w:r>
        <w:r w:rsidRPr="005373ED">
          <w:rPr>
            <w:b/>
            <w:bCs/>
            <w:lang w:val="en-GB"/>
          </w:rPr>
          <w:t>B</w:t>
        </w:r>
        <w:r>
          <w:rPr>
            <w:lang w:val="en-GB"/>
          </w:rPr>
          <w:t xml:space="preserve">) </w:t>
        </w:r>
      </w:moveTo>
      <w:ins w:id="261" w:author="mnoonan" w:date="2022-08-26T03:03:00Z">
        <w:r w:rsidR="00701825">
          <w:rPr>
            <w:lang w:val="en-GB"/>
          </w:rPr>
          <w:t>show the e</w:t>
        </w:r>
      </w:ins>
      <w:moveTo w:id="262" w:author="mnoonan" w:date="2022-08-25T15:26:00Z">
        <w:del w:id="263" w:author="mnoonan" w:date="2022-08-26T03:03:00Z">
          <w:r w:rsidDel="00701825">
            <w:rPr>
              <w:lang w:val="en-GB"/>
            </w:rPr>
            <w:delText>E</w:delText>
          </w:r>
        </w:del>
        <w:r>
          <w:rPr>
            <w:lang w:val="en-GB"/>
          </w:rPr>
          <w:t>ffects of</w:t>
        </w:r>
      </w:moveTo>
      <w:ins w:id="264" w:author="mnoonan" w:date="2022-08-26T03:04:00Z">
        <w:r w:rsidR="009824A9">
          <w:rPr>
            <w:lang w:val="en-GB"/>
          </w:rPr>
          <w:t xml:space="preserve"> </w:t>
        </w:r>
        <w:r w:rsidR="009824A9">
          <w:rPr>
            <w:lang w:val="en-GB"/>
          </w:rPr>
          <w:t>24 h exposure</w:t>
        </w:r>
        <w:r w:rsidR="009824A9">
          <w:rPr>
            <w:lang w:val="en-GB"/>
          </w:rPr>
          <w:t xml:space="preserve"> to</w:t>
        </w:r>
      </w:ins>
      <w:moveTo w:id="265" w:author="mnoonan" w:date="2022-08-25T15:26:00Z">
        <w:r>
          <w:rPr>
            <w:lang w:val="en-GB"/>
          </w:rPr>
          <w:t xml:space="preserve"> </w:t>
        </w:r>
      </w:moveTo>
      <w:ins w:id="266" w:author="mnoonan" w:date="2022-08-26T03:04:00Z">
        <w:r w:rsidR="00701825">
          <w:rPr>
            <w:lang w:val="en-GB"/>
          </w:rPr>
          <w:t xml:space="preserve">0.3 and 1.1 </w:t>
        </w:r>
        <w:r w:rsidR="00701825" w:rsidRPr="00042923">
          <w:rPr>
            <w:lang w:val="en-GB"/>
          </w:rPr>
          <w:t>μm</w:t>
        </w:r>
        <w:r w:rsidR="00701825">
          <w:rPr>
            <w:lang w:val="en-GB"/>
          </w:rPr>
          <w:t xml:space="preserve"> </w:t>
        </w:r>
      </w:ins>
      <w:moveTo w:id="267" w:author="mnoonan" w:date="2022-08-25T15:26:00Z">
        <w:r>
          <w:rPr>
            <w:lang w:val="en-GB"/>
          </w:rPr>
          <w:t xml:space="preserve">polystyrene </w:t>
        </w:r>
        <w:del w:id="268" w:author="mnoonan" w:date="2022-08-26T03:04:00Z">
          <w:r w:rsidDel="00701825">
            <w:rPr>
              <w:lang w:val="en-GB"/>
            </w:rPr>
            <w:delText xml:space="preserve">of different sizes (0.3 and 1.1 </w:delText>
          </w:r>
          <w:r w:rsidRPr="00042923" w:rsidDel="00701825">
            <w:rPr>
              <w:lang w:val="en-GB"/>
            </w:rPr>
            <w:delText>μm</w:delText>
          </w:r>
          <w:r w:rsidDel="00701825">
            <w:rPr>
              <w:lang w:val="en-GB"/>
            </w:rPr>
            <w:delText>)</w:delText>
          </w:r>
        </w:del>
      </w:moveTo>
      <w:ins w:id="269" w:author="mnoonan" w:date="2022-08-26T03:04:00Z">
        <w:r w:rsidR="00701825">
          <w:rPr>
            <w:lang w:val="en-GB"/>
          </w:rPr>
          <w:t>beads</w:t>
        </w:r>
      </w:ins>
      <w:moveTo w:id="270" w:author="mnoonan" w:date="2022-08-25T15:26:00Z">
        <w:r>
          <w:rPr>
            <w:lang w:val="en-GB"/>
          </w:rPr>
          <w:t xml:space="preserve"> on oocyte maturation </w:t>
        </w:r>
        <w:r w:rsidRPr="00BC3E70">
          <w:rPr>
            <w:i/>
            <w:iCs/>
            <w:lang w:val="en-GB"/>
          </w:rPr>
          <w:t>in vitro</w:t>
        </w:r>
      </w:moveTo>
      <w:ins w:id="271" w:author="mnoonan" w:date="2022-08-26T03:04:00Z">
        <w:r w:rsidR="009824A9">
          <w:rPr>
            <w:i/>
            <w:iCs/>
            <w:lang w:val="en-GB"/>
          </w:rPr>
          <w:t>.</w:t>
        </w:r>
      </w:ins>
      <w:moveTo w:id="272" w:author="mnoonan" w:date="2022-08-25T15:26:00Z">
        <w:del w:id="273" w:author="mnoonan" w:date="2022-08-26T03:04:00Z">
          <w:r w:rsidDel="009824A9">
            <w:rPr>
              <w:lang w:val="en-GB"/>
            </w:rPr>
            <w:delText xml:space="preserve"> (24 h exposure),</w:delText>
          </w:r>
        </w:del>
        <w:r>
          <w:rPr>
            <w:lang w:val="en-GB"/>
          </w:rPr>
          <w:t xml:space="preserve"> </w:t>
        </w:r>
        <w:del w:id="274" w:author="mnoonan" w:date="2022-08-26T03:05:00Z">
          <w:r w:rsidDel="009824A9">
            <w:rPr>
              <w:lang w:val="en-GB"/>
            </w:rPr>
            <w:delText xml:space="preserve">demonstrating the percentage of mature, degraded and broken zona pellucida oocytes with </w:delText>
          </w:r>
        </w:del>
      </w:moveTo>
      <w:ins w:id="275" w:author="mnoonan" w:date="2022-08-26T03:05:00Z">
        <w:r w:rsidR="009824A9">
          <w:rPr>
            <w:lang w:val="en-GB"/>
          </w:rPr>
          <w:t>I</w:t>
        </w:r>
      </w:ins>
      <w:moveTo w:id="276" w:author="mnoonan" w:date="2022-08-25T15:26:00Z">
        <w:del w:id="277" w:author="mnoonan" w:date="2022-08-26T03:05:00Z">
          <w:r w:rsidDel="009824A9">
            <w:rPr>
              <w:lang w:val="en-GB"/>
            </w:rPr>
            <w:delText>i</w:delText>
          </w:r>
        </w:del>
        <w:r>
          <w:rPr>
            <w:lang w:val="en-GB"/>
          </w:rPr>
          <w:t>mage examples of each stage characterization below the p</w:t>
        </w:r>
        <w:del w:id="278" w:author="mnoonan" w:date="2022-08-26T03:05:00Z">
          <w:r w:rsidDel="009824A9">
            <w:rPr>
              <w:lang w:val="en-GB"/>
            </w:rPr>
            <w:delText>lot</w:delText>
          </w:r>
        </w:del>
      </w:moveTo>
      <w:ins w:id="279" w:author="mnoonan" w:date="2022-08-26T03:05:00Z">
        <w:r w:rsidR="009824A9">
          <w:rPr>
            <w:lang w:val="en-GB"/>
          </w:rPr>
          <w:t>anel</w:t>
        </w:r>
      </w:ins>
      <w:moveTo w:id="280" w:author="mnoonan" w:date="2022-08-25T15:26:00Z">
        <w:r>
          <w:rPr>
            <w:lang w:val="en-GB"/>
          </w:rPr>
          <w:t xml:space="preserve">. </w:t>
        </w:r>
        <w:r w:rsidRPr="00E00C8C">
          <w:t xml:space="preserve">The scatter plot in </w:t>
        </w:r>
        <w:r>
          <w:rPr>
            <w:lang w:val="en-GB"/>
          </w:rPr>
          <w:t>(</w:t>
        </w:r>
        <w:r w:rsidRPr="00E00C8C">
          <w:rPr>
            <w:b/>
            <w:bCs/>
            <w:lang w:val="en-GB"/>
          </w:rPr>
          <w:t>C</w:t>
        </w:r>
        <w:r>
          <w:rPr>
            <w:lang w:val="en-GB"/>
          </w:rPr>
          <w:t xml:space="preserve">) </w:t>
        </w:r>
        <w:del w:id="281" w:author="mnoonan" w:date="2022-08-26T03:10:00Z">
          <w:r w:rsidRPr="00E00C8C" w:rsidDel="001551B3">
            <w:rPr>
              <w:b/>
              <w:bCs/>
            </w:rPr>
            <w:delText xml:space="preserve"> </w:delText>
          </w:r>
        </w:del>
        <w:r w:rsidRPr="00E00C8C">
          <w:t xml:space="preserve">depicts the first two dimensions (Dim) of a principal component analysis (PCA) across the proximity matrix of a random forest model classifying </w:t>
        </w:r>
        <w:r>
          <w:t>oocytes exposed or not to MPs,</w:t>
        </w:r>
        <w:r w:rsidRPr="00E00C8C">
          <w:t xml:space="preserve"> based on </w:t>
        </w:r>
        <w:r>
          <w:t>protein</w:t>
        </w:r>
        <w:r w:rsidRPr="00E00C8C">
          <w:t xml:space="preserve"> expression profiles</w:t>
        </w:r>
        <w:r>
          <w:t>. Volcano plots depicting differently expressed proteins between</w:t>
        </w:r>
      </w:moveTo>
      <w:ins w:id="282" w:author="mnoonan" w:date="2022-08-26T03:07:00Z">
        <w:r w:rsidR="009824A9">
          <w:t xml:space="preserve"> oocytes incubated for 2</w:t>
        </w:r>
      </w:ins>
      <w:ins w:id="283" w:author="mnoonan" w:date="2022-08-26T03:08:00Z">
        <w:r w:rsidR="009824A9">
          <w:t>4 h in the presence of</w:t>
        </w:r>
      </w:ins>
      <w:moveTo w:id="284" w:author="mnoonan" w:date="2022-08-25T15:26:00Z">
        <w:r>
          <w:t xml:space="preserve"> (</w:t>
        </w:r>
        <w:r w:rsidRPr="00E00C8C">
          <w:rPr>
            <w:b/>
            <w:bCs/>
          </w:rPr>
          <w:t>D</w:t>
        </w:r>
        <w:r>
          <w:t xml:space="preserve">) </w:t>
        </w:r>
        <w:del w:id="285" w:author="mnoonan" w:date="2022-08-26T03:07:00Z">
          <w:r w:rsidDel="009824A9">
            <w:delText>B</w:delText>
          </w:r>
        </w:del>
        <w:r>
          <w:t>1.1</w:t>
        </w:r>
      </w:moveTo>
      <w:ins w:id="286" w:author="mnoonan" w:date="2022-08-26T03:07:00Z">
        <w:r w:rsidR="009824A9">
          <w:t xml:space="preserve"> </w:t>
        </w:r>
        <w:r w:rsidR="009824A9" w:rsidRPr="00042923">
          <w:rPr>
            <w:lang w:val="en-GB"/>
          </w:rPr>
          <w:t>μm</w:t>
        </w:r>
        <w:r w:rsidR="009824A9">
          <w:rPr>
            <w:lang w:val="en-GB"/>
          </w:rPr>
          <w:t xml:space="preserve"> </w:t>
        </w:r>
      </w:ins>
      <w:moveTo w:id="287" w:author="mnoonan" w:date="2022-08-25T15:26:00Z">
        <w:del w:id="288" w:author="mnoonan" w:date="2022-08-26T03:08:00Z">
          <w:r w:rsidDel="009824A9">
            <w:delText xml:space="preserve"> and </w:delText>
          </w:r>
        </w:del>
        <w:del w:id="289" w:author="mnoonan" w:date="2022-08-26T03:06:00Z">
          <w:r w:rsidDel="009824A9">
            <w:delText>CT</w:delText>
          </w:r>
        </w:del>
        <w:del w:id="290" w:author="mnoonan" w:date="2022-08-26T03:08:00Z">
          <w:r w:rsidDel="009824A9">
            <w:delText xml:space="preserve"> </w:delText>
          </w:r>
        </w:del>
        <w:r>
          <w:t>and (</w:t>
        </w:r>
        <w:r w:rsidRPr="00E00C8C">
          <w:rPr>
            <w:b/>
            <w:bCs/>
          </w:rPr>
          <w:t>E</w:t>
        </w:r>
        <w:r>
          <w:t xml:space="preserve">) </w:t>
        </w:r>
        <w:del w:id="291" w:author="mnoonan" w:date="2022-08-26T03:07:00Z">
          <w:r w:rsidDel="009824A9">
            <w:delText>B</w:delText>
          </w:r>
        </w:del>
        <w:r>
          <w:t>0.3</w:t>
        </w:r>
      </w:moveTo>
      <w:ins w:id="292" w:author="mnoonan" w:date="2022-08-26T03:07:00Z">
        <w:r w:rsidR="009824A9">
          <w:t xml:space="preserve"> </w:t>
        </w:r>
        <w:r w:rsidR="009824A9" w:rsidRPr="00042923">
          <w:rPr>
            <w:lang w:val="en-GB"/>
          </w:rPr>
          <w:t>μm</w:t>
        </w:r>
        <w:r w:rsidR="009824A9">
          <w:rPr>
            <w:lang w:val="en-GB"/>
          </w:rPr>
          <w:t xml:space="preserve"> </w:t>
        </w:r>
        <w:r w:rsidR="009824A9">
          <w:rPr>
            <w:lang w:val="en-GB"/>
          </w:rPr>
          <w:t xml:space="preserve">polystyrene </w:t>
        </w:r>
        <w:r w:rsidR="009824A9">
          <w:rPr>
            <w:lang w:val="en-GB"/>
          </w:rPr>
          <w:t>beads</w:t>
        </w:r>
      </w:ins>
      <w:moveTo w:id="293" w:author="mnoonan" w:date="2022-08-25T15:26:00Z">
        <w:r>
          <w:t xml:space="preserve"> </w:t>
        </w:r>
      </w:moveTo>
      <w:ins w:id="294" w:author="mnoonan" w:date="2022-08-26T03:08:00Z">
        <w:r w:rsidR="009824A9">
          <w:t>compared to</w:t>
        </w:r>
        <w:r w:rsidR="009824A9">
          <w:t xml:space="preserve"> </w:t>
        </w:r>
        <w:r w:rsidR="009824A9">
          <w:t>a control</w:t>
        </w:r>
      </w:ins>
      <w:ins w:id="295" w:author="mnoonan" w:date="2022-08-26T03:09:00Z">
        <w:r w:rsidR="009824A9">
          <w:t xml:space="preserve"> are also shown.</w:t>
        </w:r>
      </w:ins>
      <w:moveTo w:id="296" w:author="mnoonan" w:date="2022-08-25T15:26:00Z">
        <w:del w:id="297" w:author="mnoonan" w:date="2022-08-26T03:08:00Z">
          <w:r w:rsidDel="009824A9">
            <w:delText>and CT incubated oocytes.</w:delText>
          </w:r>
        </w:del>
      </w:moveTo>
    </w:p>
    <w:moveToRangeEnd w:id="229"/>
    <w:p w14:paraId="7C53C4CE" w14:textId="77777777" w:rsidR="00EE529F" w:rsidRPr="00042923" w:rsidRDefault="00EE529F" w:rsidP="00AC2069">
      <w:pPr>
        <w:pStyle w:val="Paragraph"/>
        <w:spacing w:before="0"/>
        <w:ind w:firstLine="0"/>
        <w:rPr>
          <w:lang w:val="en-GB"/>
        </w:rPr>
      </w:pPr>
    </w:p>
    <w:p w14:paraId="4C824097" w14:textId="0A8137E1" w:rsidR="00A634F4" w:rsidRPr="00042923" w:rsidRDefault="00A634F4" w:rsidP="00A634F4">
      <w:pPr>
        <w:pStyle w:val="Paragraph"/>
        <w:ind w:firstLine="0"/>
        <w:rPr>
          <w:b/>
          <w:bCs/>
          <w:lang w:val="en-GB"/>
        </w:rPr>
      </w:pPr>
      <w:r w:rsidRPr="00042923">
        <w:rPr>
          <w:b/>
          <w:bCs/>
          <w:lang w:val="en-GB"/>
        </w:rPr>
        <w:t xml:space="preserve">MPs </w:t>
      </w:r>
      <w:r w:rsidR="005A217D" w:rsidRPr="00042923">
        <w:rPr>
          <w:b/>
          <w:bCs/>
          <w:lang w:val="en-GB"/>
        </w:rPr>
        <w:t>reduce</w:t>
      </w:r>
      <w:ins w:id="298" w:author="mnoonan" w:date="2022-08-26T03:10:00Z">
        <w:r w:rsidR="00411069">
          <w:rPr>
            <w:b/>
            <w:bCs/>
            <w:lang w:val="en-GB"/>
          </w:rPr>
          <w:t xml:space="preserve"> oocyte</w:t>
        </w:r>
      </w:ins>
      <w:del w:id="299" w:author="mnoonan" w:date="2022-08-26T03:10:00Z">
        <w:r w:rsidR="005A217D" w:rsidRPr="00042923" w:rsidDel="00411069">
          <w:rPr>
            <w:b/>
            <w:bCs/>
            <w:lang w:val="en-GB"/>
          </w:rPr>
          <w:delText>s</w:delText>
        </w:r>
      </w:del>
      <w:r w:rsidR="005A217D" w:rsidRPr="00042923">
        <w:rPr>
          <w:b/>
          <w:bCs/>
          <w:lang w:val="en-GB"/>
        </w:rPr>
        <w:t xml:space="preserve"> maturation and </w:t>
      </w:r>
      <w:r w:rsidRPr="00042923">
        <w:rPr>
          <w:b/>
          <w:bCs/>
          <w:lang w:val="en-GB"/>
        </w:rPr>
        <w:t>induce damage of the zona pellucidae</w:t>
      </w:r>
    </w:p>
    <w:p w14:paraId="3BF4D00D" w14:textId="0549A557" w:rsidR="00A634F4" w:rsidRPr="00042923" w:rsidRDefault="00A634F4" w:rsidP="00A634F4">
      <w:pPr>
        <w:pStyle w:val="Paragraph"/>
        <w:ind w:firstLine="0"/>
        <w:rPr>
          <w:bCs/>
          <w:lang w:val="en-GB"/>
        </w:rPr>
      </w:pPr>
      <w:r w:rsidRPr="00042923">
        <w:rPr>
          <w:bCs/>
          <w:lang w:val="en-GB"/>
        </w:rPr>
        <w:t xml:space="preserve">For evaluating the effects of MPs on </w:t>
      </w:r>
      <w:r w:rsidR="005779FF" w:rsidRPr="005779FF">
        <w:rPr>
          <w:bCs/>
          <w:i/>
          <w:iCs/>
          <w:lang w:val="en-GB"/>
        </w:rPr>
        <w:t>in vitro</w:t>
      </w:r>
      <w:r w:rsidR="005779FF">
        <w:rPr>
          <w:bCs/>
          <w:lang w:val="en-GB"/>
        </w:rPr>
        <w:t xml:space="preserve"> </w:t>
      </w:r>
      <w:r w:rsidRPr="00042923">
        <w:rPr>
          <w:bCs/>
          <w:lang w:val="en-GB"/>
        </w:rPr>
        <w:t>oocyte maturation</w:t>
      </w:r>
      <w:r w:rsidR="005A217D" w:rsidRPr="00042923">
        <w:rPr>
          <w:bCs/>
          <w:lang w:val="en-GB"/>
        </w:rPr>
        <w:t xml:space="preserve"> (</w:t>
      </w:r>
      <w:r w:rsidR="005779FF">
        <w:rPr>
          <w:bCs/>
          <w:lang w:val="en-GB"/>
        </w:rPr>
        <w:t xml:space="preserve">IVM, </w:t>
      </w:r>
      <w:r w:rsidR="005A217D" w:rsidRPr="00042923">
        <w:rPr>
          <w:bCs/>
          <w:lang w:val="en-GB"/>
        </w:rPr>
        <w:t>24 h)</w:t>
      </w:r>
      <w:r w:rsidRPr="00042923">
        <w:rPr>
          <w:bCs/>
          <w:lang w:val="en-GB"/>
        </w:rPr>
        <w:t>, we have classified the oocytes as broken zona pellucida (BZP), degenerating (DG) and mature (MT</w:t>
      </w:r>
      <w:r w:rsidR="00672B5D" w:rsidRPr="00042923">
        <w:rPr>
          <w:bCs/>
          <w:lang w:val="en-GB"/>
        </w:rPr>
        <w:t>; Fig 1B)</w:t>
      </w:r>
      <w:r w:rsidRPr="00042923">
        <w:rPr>
          <w:bCs/>
          <w:lang w:val="en-GB"/>
        </w:rPr>
        <w:t>. The presence of a polar body and a clear chromosome alignment without degradation was considered for oocytes that were mature (MT). The BZP oocytes were all those that independently of the nuclear stage, had a disruption of the zona pellucidae (</w:t>
      </w:r>
      <w:r w:rsidR="00672B5D" w:rsidRPr="00042923">
        <w:rPr>
          <w:bCs/>
          <w:lang w:val="en-GB"/>
        </w:rPr>
        <w:t>Fig 1B</w:t>
      </w:r>
      <w:r w:rsidRPr="00042923">
        <w:rPr>
          <w:bCs/>
          <w:lang w:val="en-GB"/>
        </w:rPr>
        <w:t xml:space="preserve">). For the degenerating oocytes, the shrinking of the cytoplasm, and the absence or degradation of genetic material was considered. Independent of the size, IVM performed in the presence of </w:t>
      </w:r>
      <w:del w:id="300" w:author="mnoonan" w:date="2022-08-26T03:24:00Z">
        <w:r w:rsidRPr="00042923" w:rsidDel="002F4B96">
          <w:rPr>
            <w:bCs/>
            <w:lang w:val="en-GB"/>
          </w:rPr>
          <w:delText xml:space="preserve">PS </w:delText>
        </w:r>
      </w:del>
      <w:ins w:id="301" w:author="mnoonan" w:date="2022-08-26T03:24:00Z">
        <w:r w:rsidR="002F4B96">
          <w:rPr>
            <w:bCs/>
            <w:lang w:val="en-GB"/>
          </w:rPr>
          <w:t>polystyrene</w:t>
        </w:r>
        <w:r w:rsidR="002F4B96" w:rsidRPr="00042923">
          <w:rPr>
            <w:bCs/>
            <w:lang w:val="en-GB"/>
          </w:rPr>
          <w:t xml:space="preserve"> </w:t>
        </w:r>
      </w:ins>
      <w:r w:rsidRPr="00042923">
        <w:rPr>
          <w:bCs/>
          <w:lang w:val="en-GB"/>
        </w:rPr>
        <w:t xml:space="preserve">beads resulted in a lower number of mature oocytes in comparison to the control group (68.1±10.3%, 42.0±14.8 and 41.0±17.6%, for </w:t>
      </w:r>
      <w:commentRangeStart w:id="302"/>
      <w:r w:rsidRPr="00042923">
        <w:rPr>
          <w:bCs/>
          <w:lang w:val="en-GB"/>
        </w:rPr>
        <w:t>CT</w:t>
      </w:r>
      <w:commentRangeEnd w:id="302"/>
      <w:r w:rsidR="00EA1248">
        <w:rPr>
          <w:rStyle w:val="CommentReference"/>
        </w:rPr>
        <w:commentReference w:id="302"/>
      </w:r>
      <w:r w:rsidRPr="00042923">
        <w:rPr>
          <w:bCs/>
          <w:lang w:val="en-GB"/>
        </w:rPr>
        <w:t xml:space="preserve">, B0.3 and B1.1, p </w:t>
      </w:r>
      <w:r w:rsidR="005F5FD2" w:rsidRPr="00042923">
        <w:rPr>
          <w:bCs/>
          <w:lang w:val="en-GB"/>
        </w:rPr>
        <w:t xml:space="preserve"> &lt; 0.00001</w:t>
      </w:r>
      <w:r w:rsidRPr="00042923">
        <w:rPr>
          <w:bCs/>
          <w:lang w:val="en-GB"/>
        </w:rPr>
        <w:t xml:space="preserve"> </w:t>
      </w:r>
      <w:r w:rsidR="005F5FD2" w:rsidRPr="00042923">
        <w:rPr>
          <w:bCs/>
          <w:lang w:val="en-GB"/>
        </w:rPr>
        <w:t>for both  B0.3 and B1.1</w:t>
      </w:r>
      <w:r w:rsidRPr="00042923">
        <w:rPr>
          <w:bCs/>
          <w:lang w:val="en-GB"/>
        </w:rPr>
        <w:t xml:space="preserve">; Fig </w:t>
      </w:r>
      <w:r w:rsidR="00672B5D" w:rsidRPr="00042923">
        <w:rPr>
          <w:bCs/>
          <w:lang w:val="en-GB"/>
        </w:rPr>
        <w:t>1B</w:t>
      </w:r>
      <w:r w:rsidRPr="00042923">
        <w:rPr>
          <w:bCs/>
          <w:lang w:val="en-GB"/>
        </w:rPr>
        <w:t xml:space="preserve">). No difference on the number of mature oocytes was </w:t>
      </w:r>
      <w:r w:rsidR="005779FF">
        <w:rPr>
          <w:bCs/>
          <w:lang w:val="en-GB"/>
        </w:rPr>
        <w:t>observed</w:t>
      </w:r>
      <w:r w:rsidRPr="00042923">
        <w:rPr>
          <w:bCs/>
          <w:lang w:val="en-GB"/>
        </w:rPr>
        <w:t xml:space="preserve"> between B0.3 and B1.1 groups (</w:t>
      </w:r>
      <w:r w:rsidR="005F5FD2" w:rsidRPr="00042923">
        <w:rPr>
          <w:bCs/>
          <w:lang w:val="en-GB"/>
        </w:rPr>
        <w:t>p = 0.963</w:t>
      </w:r>
      <w:r w:rsidRPr="00042923">
        <w:rPr>
          <w:bCs/>
          <w:lang w:val="en-GB"/>
        </w:rPr>
        <w:t>). The number of DG oocytes varied between 27% and 37% and was no</w:t>
      </w:r>
      <w:r w:rsidR="005F5FD2" w:rsidRPr="00042923">
        <w:rPr>
          <w:bCs/>
          <w:lang w:val="en-GB"/>
        </w:rPr>
        <w:t>t</w:t>
      </w:r>
      <w:r w:rsidRPr="00042923">
        <w:rPr>
          <w:bCs/>
          <w:lang w:val="en-GB"/>
        </w:rPr>
        <w:t xml:space="preserve"> significantly different between all groups. The CT group had a significant lower number of BZP when compared to the groups incubated with beads (4.4±5.2%, 21.4±7.6 and 26.2 ±10.9%, for CT, B0.3 and B1.1, respectively; p</w:t>
      </w:r>
      <w:r w:rsidR="00DA6106" w:rsidRPr="00042923">
        <w:rPr>
          <w:bCs/>
          <w:lang w:val="en-GB"/>
        </w:rPr>
        <w:t xml:space="preserve"> </w:t>
      </w:r>
      <w:r w:rsidRPr="00042923">
        <w:rPr>
          <w:bCs/>
          <w:lang w:val="en-GB"/>
        </w:rPr>
        <w:t>&lt;</w:t>
      </w:r>
      <w:r w:rsidR="00DA6106" w:rsidRPr="00042923">
        <w:rPr>
          <w:bCs/>
          <w:lang w:val="en-GB"/>
        </w:rPr>
        <w:t xml:space="preserve"> </w:t>
      </w:r>
      <w:r w:rsidRPr="00042923">
        <w:rPr>
          <w:bCs/>
          <w:lang w:val="en-GB"/>
        </w:rPr>
        <w:t>0.0001 for all groups).</w:t>
      </w:r>
      <w:r w:rsidR="005A217D" w:rsidRPr="00042923">
        <w:rPr>
          <w:bCs/>
          <w:lang w:val="en-GB"/>
        </w:rPr>
        <w:t xml:space="preserve"> It is important to highlight that 80, 40 and 35 % of the BZP oocytes </w:t>
      </w:r>
      <w:r w:rsidR="005A217D" w:rsidRPr="00042923">
        <w:rPr>
          <w:bCs/>
          <w:lang w:val="en-GB"/>
        </w:rPr>
        <w:lastRenderedPageBreak/>
        <w:t>were mature in CT, B0.3 and B1.1, respectively</w:t>
      </w:r>
      <w:r w:rsidR="005779FF">
        <w:rPr>
          <w:bCs/>
          <w:lang w:val="en-GB"/>
        </w:rPr>
        <w:t>, but these oocytes were counted as BZP, not as MT</w:t>
      </w:r>
      <w:r w:rsidR="005A217D" w:rsidRPr="00042923">
        <w:rPr>
          <w:bCs/>
          <w:lang w:val="en-GB"/>
        </w:rPr>
        <w:t>.</w:t>
      </w:r>
    </w:p>
    <w:p w14:paraId="39DE4B7B" w14:textId="77777777" w:rsidR="00A634F4" w:rsidRPr="00042923" w:rsidRDefault="00A634F4" w:rsidP="00A634F4">
      <w:pPr>
        <w:pStyle w:val="Paragraph"/>
        <w:ind w:firstLine="0"/>
        <w:rPr>
          <w:b/>
          <w:bCs/>
          <w:lang w:val="en-GB"/>
        </w:rPr>
      </w:pPr>
    </w:p>
    <w:p w14:paraId="20026F79" w14:textId="77777777" w:rsidR="00A634F4" w:rsidRPr="00042923" w:rsidRDefault="00A634F4" w:rsidP="00A634F4">
      <w:pPr>
        <w:pStyle w:val="Paragraph"/>
        <w:ind w:firstLine="0"/>
        <w:rPr>
          <w:b/>
          <w:bCs/>
          <w:lang w:val="en-GB"/>
        </w:rPr>
      </w:pPr>
      <w:r w:rsidRPr="00042923">
        <w:rPr>
          <w:b/>
          <w:bCs/>
          <w:lang w:val="en-GB"/>
        </w:rPr>
        <w:t>Oocytes proteomics</w:t>
      </w:r>
    </w:p>
    <w:p w14:paraId="1C0D1DDA" w14:textId="77777777" w:rsidR="00A634F4" w:rsidRPr="00042923" w:rsidRDefault="00A634F4" w:rsidP="00AC2069">
      <w:pPr>
        <w:pStyle w:val="Paragraph"/>
        <w:spacing w:before="0"/>
        <w:ind w:firstLine="0"/>
        <w:rPr>
          <w:lang w:val="en-GB"/>
        </w:rPr>
      </w:pPr>
    </w:p>
    <w:p w14:paraId="60A1C64B" w14:textId="4C5E9C4A" w:rsidR="00C403EC" w:rsidRPr="00042923" w:rsidRDefault="00C403EC" w:rsidP="00C403EC">
      <w:pPr>
        <w:pStyle w:val="Paragraph"/>
        <w:ind w:firstLine="0"/>
        <w:rPr>
          <w:b/>
          <w:bCs/>
          <w:lang w:val="en-GB"/>
        </w:rPr>
      </w:pPr>
      <w:r w:rsidRPr="00042923">
        <w:rPr>
          <w:b/>
          <w:bCs/>
          <w:lang w:val="en-GB"/>
        </w:rPr>
        <w:t>MPs attach to</w:t>
      </w:r>
      <w:r w:rsidR="00EA4CBB" w:rsidRPr="00042923">
        <w:rPr>
          <w:b/>
          <w:bCs/>
          <w:lang w:val="en-GB"/>
        </w:rPr>
        <w:t xml:space="preserve"> the</w:t>
      </w:r>
      <w:r w:rsidRPr="00042923">
        <w:rPr>
          <w:b/>
          <w:bCs/>
          <w:lang w:val="en-GB"/>
        </w:rPr>
        <w:t xml:space="preserve"> sperm surface </w:t>
      </w:r>
      <w:r w:rsidR="00EA4CBB" w:rsidRPr="00042923">
        <w:rPr>
          <w:b/>
          <w:bCs/>
          <w:lang w:val="en-GB"/>
        </w:rPr>
        <w:t>but</w:t>
      </w:r>
      <w:r w:rsidRPr="00042923">
        <w:rPr>
          <w:b/>
          <w:bCs/>
          <w:lang w:val="en-GB"/>
        </w:rPr>
        <w:t xml:space="preserve"> are not internalized </w:t>
      </w:r>
    </w:p>
    <w:p w14:paraId="39411053" w14:textId="32AEDD85" w:rsidR="00C403EC" w:rsidRPr="00042923" w:rsidRDefault="00C403EC" w:rsidP="00C403EC">
      <w:pPr>
        <w:pStyle w:val="Paragraph"/>
        <w:ind w:firstLine="0"/>
        <w:rPr>
          <w:bCs/>
          <w:lang w:val="en-GB"/>
        </w:rPr>
      </w:pPr>
      <w:r w:rsidRPr="00042923">
        <w:rPr>
          <w:bCs/>
          <w:lang w:val="en-GB"/>
        </w:rPr>
        <w:t xml:space="preserve">Only the bigger beads (B0.3 and B1.1) were </w:t>
      </w:r>
      <w:r w:rsidR="005779FF" w:rsidRPr="00042923">
        <w:rPr>
          <w:bCs/>
          <w:lang w:val="en-GB"/>
        </w:rPr>
        <w:t>analysed</w:t>
      </w:r>
      <w:r w:rsidRPr="00042923">
        <w:rPr>
          <w:bCs/>
          <w:lang w:val="en-GB"/>
        </w:rPr>
        <w:t xml:space="preserve"> for attachment, due to a limitation of the microscope, from which smaller beads could not be seen. We observed that B0.3</w:t>
      </w:r>
      <w:r w:rsidR="00DC4ED5" w:rsidRPr="00042923">
        <w:rPr>
          <w:bCs/>
          <w:lang w:val="en-GB"/>
        </w:rPr>
        <w:t xml:space="preserve"> incubated sperm</w:t>
      </w:r>
      <w:r w:rsidRPr="00042923">
        <w:rPr>
          <w:bCs/>
          <w:lang w:val="en-GB"/>
        </w:rPr>
        <w:t xml:space="preserve"> had a higher number of beads attached to the surface than B1.1 (</w:t>
      </w:r>
      <w:r w:rsidR="00DC4ED5" w:rsidRPr="00042923">
        <w:rPr>
          <w:bCs/>
          <w:lang w:val="en-GB"/>
        </w:rPr>
        <w:t>for example at 30 min: 10.0</w:t>
      </w:r>
      <w:r w:rsidRPr="00042923">
        <w:rPr>
          <w:bCs/>
          <w:lang w:val="en-GB"/>
        </w:rPr>
        <w:t>±</w:t>
      </w:r>
      <w:r w:rsidR="00DC4ED5" w:rsidRPr="00042923">
        <w:rPr>
          <w:bCs/>
          <w:lang w:val="en-GB"/>
        </w:rPr>
        <w:t>9.9</w:t>
      </w:r>
      <w:r w:rsidRPr="00042923">
        <w:rPr>
          <w:bCs/>
          <w:lang w:val="en-GB"/>
        </w:rPr>
        <w:t xml:space="preserve">% vs </w:t>
      </w:r>
      <w:r w:rsidR="00DC4ED5" w:rsidRPr="00042923">
        <w:rPr>
          <w:bCs/>
          <w:lang w:val="en-GB"/>
        </w:rPr>
        <w:t>3.0</w:t>
      </w:r>
      <w:r w:rsidRPr="00042923">
        <w:rPr>
          <w:bCs/>
          <w:lang w:val="en-GB"/>
        </w:rPr>
        <w:t>±</w:t>
      </w:r>
      <w:r w:rsidR="00DC4ED5" w:rsidRPr="00042923">
        <w:rPr>
          <w:bCs/>
          <w:lang w:val="en-GB"/>
        </w:rPr>
        <w:t>2.9</w:t>
      </w:r>
      <w:r w:rsidRPr="00042923">
        <w:rPr>
          <w:bCs/>
          <w:lang w:val="en-GB"/>
        </w:rPr>
        <w:t>%</w:t>
      </w:r>
      <w:r w:rsidR="005779FF">
        <w:rPr>
          <w:bCs/>
          <w:lang w:val="en-GB"/>
        </w:rPr>
        <w:t xml:space="preserve">, </w:t>
      </w:r>
      <w:r w:rsidR="00DC4ED5" w:rsidRPr="00042923">
        <w:rPr>
          <w:bCs/>
          <w:lang w:val="en-GB"/>
        </w:rPr>
        <w:t>respectively; p &lt; 0.001</w:t>
      </w:r>
      <w:r w:rsidRPr="00042923">
        <w:rPr>
          <w:bCs/>
          <w:lang w:val="en-GB"/>
        </w:rPr>
        <w:t>) and there was no effect of time on beads attachment</w:t>
      </w:r>
      <w:r w:rsidR="00DC4ED5" w:rsidRPr="00042923">
        <w:rPr>
          <w:bCs/>
          <w:lang w:val="en-GB"/>
        </w:rPr>
        <w:t xml:space="preserve"> (p = 0.3)</w:t>
      </w:r>
      <w:r w:rsidRPr="00042923">
        <w:rPr>
          <w:bCs/>
          <w:lang w:val="en-GB"/>
        </w:rPr>
        <w:t>. Nevertheless, we did not observe beads being internalized by the sperm cells</w:t>
      </w:r>
      <w:r w:rsidR="001E7E8B" w:rsidRPr="00042923">
        <w:rPr>
          <w:bCs/>
          <w:lang w:val="en-GB"/>
        </w:rPr>
        <w:t xml:space="preserve"> (Fig</w:t>
      </w:r>
      <w:r w:rsidR="009F0B8D" w:rsidRPr="00042923">
        <w:rPr>
          <w:bCs/>
          <w:lang w:val="en-GB"/>
        </w:rPr>
        <w:t xml:space="preserve"> 2A</w:t>
      </w:r>
      <w:r w:rsidR="001E7E8B" w:rsidRPr="00042923">
        <w:rPr>
          <w:bCs/>
          <w:lang w:val="en-GB"/>
        </w:rPr>
        <w:t>)</w:t>
      </w:r>
      <w:r w:rsidRPr="00042923">
        <w:rPr>
          <w:bCs/>
          <w:lang w:val="en-GB"/>
        </w:rPr>
        <w:t xml:space="preserve">. </w:t>
      </w:r>
    </w:p>
    <w:p w14:paraId="101C1B45" w14:textId="77777777" w:rsidR="00C403EC" w:rsidRPr="00042923" w:rsidRDefault="00C403EC" w:rsidP="00C403EC">
      <w:pPr>
        <w:pStyle w:val="Paragraph"/>
        <w:rPr>
          <w:b/>
          <w:bCs/>
          <w:lang w:val="en-GB"/>
        </w:rPr>
      </w:pPr>
    </w:p>
    <w:p w14:paraId="214ED4C0" w14:textId="0576D5C1" w:rsidR="00C403EC" w:rsidRPr="00042923" w:rsidRDefault="00C403EC" w:rsidP="00C403EC">
      <w:pPr>
        <w:pStyle w:val="Paragraph"/>
        <w:ind w:firstLine="0"/>
        <w:rPr>
          <w:b/>
          <w:bCs/>
          <w:lang w:val="en-GB"/>
        </w:rPr>
      </w:pPr>
      <w:r w:rsidRPr="00042923">
        <w:rPr>
          <w:b/>
          <w:bCs/>
          <w:lang w:val="en-GB"/>
        </w:rPr>
        <w:t>MPs induce acrosome damage and oxidative stress</w:t>
      </w:r>
      <w:r w:rsidR="009F0B8D" w:rsidRPr="00042923">
        <w:rPr>
          <w:b/>
          <w:bCs/>
          <w:lang w:val="en-GB"/>
        </w:rPr>
        <w:t xml:space="preserve"> but has no influence on motility</w:t>
      </w:r>
    </w:p>
    <w:p w14:paraId="68448371" w14:textId="3FE46F6B" w:rsidR="00C403EC" w:rsidRPr="00042923" w:rsidRDefault="00C403EC" w:rsidP="00C403EC">
      <w:pPr>
        <w:pStyle w:val="Paragraph"/>
        <w:ind w:firstLine="0"/>
        <w:rPr>
          <w:bCs/>
          <w:lang w:val="en-GB"/>
        </w:rPr>
      </w:pPr>
      <w:r w:rsidRPr="00042923">
        <w:rPr>
          <w:bCs/>
          <w:lang w:val="en-GB"/>
        </w:rPr>
        <w:t>Independent of size, PS beads did not induce significant changes on motility when compared to the control group. Nevertheless, an effect of time was observed on total motile sperm for all groups (p</w:t>
      </w:r>
      <w:r w:rsidR="00DA6106" w:rsidRPr="00042923">
        <w:rPr>
          <w:bCs/>
          <w:lang w:val="en-GB"/>
        </w:rPr>
        <w:t xml:space="preserve"> </w:t>
      </w:r>
      <w:r w:rsidRPr="00042923">
        <w:rPr>
          <w:bCs/>
          <w:lang w:val="en-GB"/>
        </w:rPr>
        <w:t>&lt;</w:t>
      </w:r>
      <w:r w:rsidR="00DA6106" w:rsidRPr="00042923">
        <w:rPr>
          <w:bCs/>
          <w:lang w:val="en-GB"/>
        </w:rPr>
        <w:t xml:space="preserve"> </w:t>
      </w:r>
      <w:r w:rsidRPr="00042923">
        <w:rPr>
          <w:bCs/>
          <w:lang w:val="en-GB"/>
        </w:rPr>
        <w:t xml:space="preserve">0.001; Fig </w:t>
      </w:r>
      <w:r w:rsidR="009F0B8D" w:rsidRPr="00042923">
        <w:rPr>
          <w:bCs/>
          <w:lang w:val="en-GB"/>
        </w:rPr>
        <w:t>2B</w:t>
      </w:r>
      <w:r w:rsidRPr="00042923">
        <w:rPr>
          <w:bCs/>
          <w:lang w:val="en-GB"/>
        </w:rPr>
        <w:t>). Regarding acrosome status, it was observed that the presence of MPs, independent of size, negatively impacted acrosome integrity when compared to the negative control (Fig</w:t>
      </w:r>
      <w:r w:rsidR="009F0B8D" w:rsidRPr="00042923">
        <w:rPr>
          <w:bCs/>
          <w:lang w:val="en-GB"/>
        </w:rPr>
        <w:t xml:space="preserve"> 2C</w:t>
      </w:r>
      <w:r w:rsidRPr="00042923">
        <w:rPr>
          <w:bCs/>
          <w:lang w:val="en-GB"/>
        </w:rPr>
        <w:t>, p</w:t>
      </w:r>
      <w:r w:rsidR="00DA6106" w:rsidRPr="00042923">
        <w:rPr>
          <w:bCs/>
          <w:lang w:val="en-GB"/>
        </w:rPr>
        <w:t xml:space="preserve"> </w:t>
      </w:r>
      <w:r w:rsidRPr="00042923">
        <w:rPr>
          <w:bCs/>
          <w:lang w:val="en-GB"/>
        </w:rPr>
        <w:t>&lt;</w:t>
      </w:r>
      <w:r w:rsidR="00DA6106" w:rsidRPr="00042923">
        <w:rPr>
          <w:bCs/>
          <w:lang w:val="en-GB"/>
        </w:rPr>
        <w:t xml:space="preserve"> </w:t>
      </w:r>
      <w:r w:rsidRPr="00042923">
        <w:rPr>
          <w:bCs/>
          <w:lang w:val="en-GB"/>
        </w:rPr>
        <w:t>0.001). Finally, we also observed that PS beads increased ROS production significantly in all time points compared to the negative control (</w:t>
      </w:r>
      <w:r w:rsidR="0098249C" w:rsidRPr="00042923">
        <w:rPr>
          <w:bCs/>
          <w:lang w:val="en-GB"/>
        </w:rPr>
        <w:t>Fig 2</w:t>
      </w:r>
      <w:r w:rsidR="009F0B8D" w:rsidRPr="00042923">
        <w:rPr>
          <w:bCs/>
          <w:lang w:val="en-GB"/>
        </w:rPr>
        <w:t>D</w:t>
      </w:r>
      <w:r w:rsidRPr="00042923">
        <w:rPr>
          <w:bCs/>
          <w:lang w:val="en-GB"/>
        </w:rPr>
        <w:t>). The presence of smaller beads (B0.05, and B0.1) have induced ROS to levels comparable to the positive control (CT+), which was stimulated with hydrogen peroxide, a known cellular ROS inducer. The bigger beads groups (B0.3, and B1.1) also induced higher ROS compared to the negative control (p</w:t>
      </w:r>
      <w:r w:rsidR="00DA6106" w:rsidRPr="00042923">
        <w:rPr>
          <w:bCs/>
          <w:lang w:val="en-GB"/>
        </w:rPr>
        <w:t xml:space="preserve"> </w:t>
      </w:r>
      <w:r w:rsidRPr="00042923">
        <w:rPr>
          <w:bCs/>
          <w:lang w:val="en-GB"/>
        </w:rPr>
        <w:t>=</w:t>
      </w:r>
      <w:r w:rsidR="00DA6106" w:rsidRPr="00042923">
        <w:rPr>
          <w:bCs/>
          <w:lang w:val="en-GB"/>
        </w:rPr>
        <w:t xml:space="preserve"> </w:t>
      </w:r>
      <w:r w:rsidRPr="00042923">
        <w:rPr>
          <w:bCs/>
          <w:lang w:val="en-GB"/>
        </w:rPr>
        <w:t>0.02, and p</w:t>
      </w:r>
      <w:r w:rsidR="00DA6106" w:rsidRPr="00042923">
        <w:rPr>
          <w:bCs/>
          <w:lang w:val="en-GB"/>
        </w:rPr>
        <w:t xml:space="preserve"> </w:t>
      </w:r>
      <w:r w:rsidRPr="00042923">
        <w:rPr>
          <w:bCs/>
          <w:lang w:val="en-GB"/>
        </w:rPr>
        <w:t>=</w:t>
      </w:r>
      <w:r w:rsidR="00DA6106" w:rsidRPr="00042923">
        <w:rPr>
          <w:bCs/>
          <w:lang w:val="en-GB"/>
        </w:rPr>
        <w:t xml:space="preserve"> </w:t>
      </w:r>
      <w:r w:rsidRPr="00042923">
        <w:rPr>
          <w:bCs/>
          <w:lang w:val="en-GB"/>
        </w:rPr>
        <w:t>0.036 respectively), although not to the same level as the CT+, as seen in B0.05 and B0.1.</w:t>
      </w:r>
    </w:p>
    <w:p w14:paraId="48E6031E" w14:textId="77777777" w:rsidR="00C403EC" w:rsidRPr="00042923" w:rsidRDefault="00C403EC" w:rsidP="00C403EC">
      <w:pPr>
        <w:pStyle w:val="Paragraph"/>
        <w:ind w:firstLine="0"/>
        <w:rPr>
          <w:b/>
          <w:bCs/>
          <w:lang w:val="en-GB"/>
        </w:rPr>
      </w:pPr>
    </w:p>
    <w:p w14:paraId="61A217CD" w14:textId="77777777" w:rsidR="00A16C38" w:rsidRPr="00042923" w:rsidRDefault="00A16C38" w:rsidP="00AC2069">
      <w:pPr>
        <w:pStyle w:val="Paragraph"/>
        <w:spacing w:before="0"/>
        <w:ind w:firstLine="0"/>
        <w:rPr>
          <w:b/>
          <w:lang w:val="en-GB"/>
        </w:rPr>
      </w:pPr>
    </w:p>
    <w:p w14:paraId="227804B1" w14:textId="77777777" w:rsidR="008573F1" w:rsidRPr="00042923" w:rsidRDefault="004A10BE" w:rsidP="00AC2069">
      <w:pPr>
        <w:pStyle w:val="Paragraph"/>
        <w:spacing w:before="0"/>
        <w:ind w:firstLine="0"/>
        <w:rPr>
          <w:lang w:val="en-GB"/>
        </w:rPr>
      </w:pPr>
      <w:r w:rsidRPr="00042923">
        <w:rPr>
          <w:b/>
          <w:lang w:val="en-GB"/>
        </w:rPr>
        <w:t>Discussion</w:t>
      </w:r>
      <w:r w:rsidRPr="00042923">
        <w:rPr>
          <w:lang w:val="en-GB"/>
        </w:rPr>
        <w:t xml:space="preserve"> </w:t>
      </w:r>
    </w:p>
    <w:p w14:paraId="2FE3F4FA" w14:textId="6A9F35F4" w:rsidR="00940CB9" w:rsidRPr="00042923" w:rsidRDefault="00D7274F" w:rsidP="00C403EC">
      <w:pPr>
        <w:pStyle w:val="Paragraph"/>
        <w:ind w:firstLine="0"/>
        <w:rPr>
          <w:bCs/>
          <w:lang w:val="en-GB"/>
        </w:rPr>
      </w:pPr>
      <w:r w:rsidRPr="00042923">
        <w:rPr>
          <w:bCs/>
          <w:lang w:val="en-GB"/>
        </w:rPr>
        <w:t xml:space="preserve">The ubiquitous and long-lived nature of MPs has made them synonymous with the seemingly irreversible mark of mankind on our planet. The growing volume of plastic pollution making its way into rivers, lakes and oceans has drawn considerable scientific, public, and governmental attention to the plight of aquatic ecosystems. Yet, despite the tens of thousands of peer reviewed publications on MPs, few of these have focused on terrestrial systems, and very little is known about the occurrence and fate of MPs in mammals. </w:t>
      </w:r>
      <w:r w:rsidR="00337367" w:rsidRPr="00042923">
        <w:rPr>
          <w:bCs/>
          <w:lang w:val="en-GB"/>
        </w:rPr>
        <w:t>While evidence is still extremely limited, emerging studies are showing that MPs represent a potentially serious threat to the reproductive health of rodent species</w:t>
      </w:r>
      <w:r w:rsidR="003100AC" w:rsidRPr="00042923">
        <w:rPr>
          <w:bCs/>
          <w:lang w:val="en-GB"/>
        </w:rPr>
        <w:t xml:space="preserve"> </w:t>
      </w:r>
      <w:r w:rsidR="003100AC" w:rsidRPr="00042923">
        <w:rPr>
          <w:bCs/>
          <w:lang w:val="en-GB"/>
        </w:rPr>
        <w:fldChar w:fldCharType="begin" w:fldLock="1"/>
      </w:r>
      <w:r w:rsidR="00CF3D3B" w:rsidRPr="00042923">
        <w:rPr>
          <w:bCs/>
          <w:lang w:val="en-GB"/>
        </w:rPr>
        <w:instrText>ADDIN CSL_CITATION {"citationItems":[{"id":"ITEM-1","itemData":{"DOI":"10.1111/gcb.14020","ISSN":"13652486","abstract":"Microplastics (plastics &lt;5 mm, including nanoplastics which are &lt;0.1 μm) originate from the fragmentation of large plastic litter or from direct environmental emission. Their potential impacts in terrestrial ecosystems remain largely unexplored despite numerous reported effects on marine organisms. Most plastics arriving in the oceans were produced, used, and often disposed on land. Hence, it is within terrestrial systems that microplastics might first interact with biota eliciting ecologically relevant impacts. This article introduces the pervasive microplastic contamination as a potential agent of global change in terrestrial systems, highlights the physical and chemical nature of the respective observed effects, and discusses the broad toxicity of nanoplastics derived from plastic breakdown. Making relevant links to the fate of microplastics in aquatic continental systems, we here present new insights into the mechanisms of impacts on terrestrial geochemistry, the biophysical environment, and ecotoxicology. Broad changes in continental environments are possible even in particle-rich habitats such as soils. Furthermore, there is a growing body of evidence indicating that microplastics interact with terrestrial organisms that mediate essential ecosystem services and functions, such as soil dwelling invertebrates, terrestrial fungi, and plant-pollinators. Therefore, research is needed to clarify the terrestrial fate and effects of microplastics. We suggest that due to the widespread presence, environmental persistence, and various interactions with continental biota, microplastic pollution might represent an emerging global change threat to terrestrial ecosystems.","author":[{"dropping-particle":"","family":"Souza Machado","given":"Anderson Abel","non-dropping-particle":"de","parse-names":false,"suffix":""},{"dropping-particle":"","family":"Kloas","given":"Werner","non-dropping-particle":"","parse-names":false,"suffix":""},{"dropping-particle":"","family":"Zarfl","given":"Christiane","non-dropping-particle":"","parse-names":false,"suffix":""},{"dropping-particle":"","family":"Hempel","given":"Stefan","non-dropping-particle":"","parse-names":false,"suffix":""},{"dropping-particle":"","family":"Rillig","given":"Matthias C.","non-dropping-particle":"","parse-names":false,"suffix":""}],"container-title":"Global Change Biology","id":"ITEM-1","issue":"4","issued":{"date-parts":[["2018"]]},"page":"1405-1416","title":"Microplastics as an emerging threat to terrestrial ecosystems","type":"article-journal","volume":"24"},"uris":["http://www.mendeley.com/documents/?uuid=ca0fb117-ede7-4d48-bab2-2bcb1a616384"]},{"id":"ITEM-2","itemData":{"DOI":"10.1016/j.jhazmat.2020.123430","ISSN":"18733336","PMID":"32659591","abstract":"Microplastics (MPs) have become hazardous materials, which have aroused widespread concern about their potential toxicity. However, the effects of MPs on reproductive systems in mammals are still ambiguous. In this study, the toxic effects of polystyrene MPs (PS-MPs) in male reproduction of mice were investigated. The results indicated that after exposure for 24 h, 4 μm and 10 μm PS-MPs accumulated in the testis of mice. Meanwhile, 0.5 μm, 4 μm, and 10 μm PS-MPs could enter into three kinds of testicular cells in vitro. In addition, sperm quality and testosterone level of mice were declined after exposure to 0.5 μm, 4 μm, and 10 μm PS-MPs for 28 days. H&amp;E staining showed that spermatogenic cells abscissed and arranged disorderly, and multinucleated gonocytes occurred in the seminiferous tubule. Moreover, PS-MPs induced testicular inflammation and the disruption of blood-testis barrier. In summary, this study demonstrated that PS-MPs induced male reproductive dysfunctions in mice, which provided new insights into the toxicity of MPs in mammals.","author":[{"dropping-particle":"","family":"Jin","given":"Haibo","non-dropping-particle":"","parse-names":false,"suffix":""},{"dropping-particle":"","family":"Ma","given":"Tan","non-dropping-particle":"","parse-names":false,"suffix":""},{"dropping-particle":"","family":"Sha","given":"Xiaoxuan","non-dropping-particle":"","parse-names":false,"suffix":""},{"dropping-particle":"","family":"Liu","given":"Zhenyu","non-dropping-particle":"","parse-names":false,"suffix":""},{"dropping-particle":"","family":"Zhou","given":"Yuan","non-dropping-particle":"","parse-names":false,"suffix":""},{"dropping-particle":"","family":"Meng","given":"Xiannan","non-dropping-particle":"","parse-names":false,"suffix":""},{"dropping-particle":"","family":"Chen","given":"Yabing","non-dropping-particle":"","parse-names":false,"suffix":""},{"dropping-particle":"","family":"Han","given":"Xiaodong","non-dropping-particle":"","parse-names":false,"suffix":""},{"dropping-particle":"","family":"Ding","given":"Jie","non-dropping-particle":"","parse-names":false,"suffix":""}],"container-title":"Journal of Hazardous Materials","id":"ITEM-2","issue":"May 2020","issued":{"date-parts":[["2021"]]},"page":"123430","publisher":"Elsevier","title":"Polystyrene microplastics induced male reproductive toxicity in mice","type":"article-journal","volume":"401"},"uris":["http://www.mendeley.com/documents/?uuid=510a26cb-ecb1-497f-a13d-fcabcf04e332"]},{"id":"ITEM-3","itemData":{"DOI":"10.1177/15593258211019882","ISSN":"15593258","abstract":"Due to the continuous increase in polystyrene microplastics (PS MPs) incorporation in the environment, growing number of adverse effects on living organisms and ecosystem have become a global concern. Therefore, current study was planned to elucidate the impacts of 5 different concentrations control, 2, 20, 200, and 2000 μgL-1 of PS MPs on testicular tissues of rats. PS MPs significantly reduced the activities of antioxidant enzymes (catalase, superoxide dismutase and peroxidase) as well as total protein contents, while elevated the level of lipid peroxidation and reactive oxygen species. Moreover, expressions of steroidogenic enzymes (3β-hydroxysteroid dehydrogenase, 17β-hydroxysteroid dehydrogenase and steroidogenic acute regulatory protein) as well as the levels of follicle-stimulating hormone (FSH), luteinizing hormone (LH) in plasma, intra-testicular testosterone and plasma testosterone were reduced and a significant (P &lt; 0.05) reduction was noticed in the sperm count, motility and viability. Furthermore, PS MPs significantly up-regulated the expressions of Bax and caspase-3, while down-regulated the Bcl-2 expression. The histomorphological assessment revealed significant damages in the testicles as well as decrease in the number of germ cells (spermatogenic, spermatocytes and spermatids). Collectively, PS MPs generated oxidative stress (OS) and caused potential damage to the testicles of rats in a dose-dependent manner.","author":[{"dropping-particle":"","family":"Ijaz","given":"Muhammad Umar","non-dropping-particle":"","parse-names":false,"suffix":""},{"dropping-particle":"","family":"Shahzadi","given":"Sabahat","non-dropping-particle":"","parse-names":false,"suffix":""},{"dropping-particle":"","family":"Samad","given":"Abdul","non-dropping-particle":"","parse-names":false,"suffix":""},{"dropping-particle":"","family":"Ehsan","given":"Nazia","non-dropping-particle":"","parse-names":false,"suffix":""},{"dropping-particle":"","family":"Ahmed","given":"Hussain","non-dropping-particle":"","parse-names":false,"suffix":""},{"dropping-particle":"","family":"Tahir","given":"Arfa","non-dropping-particle":"","parse-names":false,"suffix":""},{"dropping-particle":"","family":"Rehman","given":"Humaira","non-dropping-particle":"","parse-names":false,"suffix":""},{"dropping-particle":"","family":"Anwar","given":"Haseeb","non-dropping-particle":"","parse-names":false,"suffix":""}],"container-title":"Dose-Response","id":"ITEM-3","issue":"2","issued":{"date-parts":[["2021","4","1"]]},"page":"1-11","title":"Dose-Dependent Effect of Polystyrene Microplastics on the Testicular Tissues of the Male Sprague Dawley Rats","type":"article-journal","volume":"19"},"uris":["http://www.mendeley.com/documents/?uuid=87e2f1fb-dfaa-4b73-afd9-3e4f40f60410"]},{"id":"ITEM-4","itemData":{"DOI":"10.1016/j.jhazmat.2020.124028","ISSN":"18733336","PMID":"33087287","abstract":"Microplastics (MPS) are widespread in our environment and have a potential impact on the reproductive development of humans and mammals. In this study, we evaluated the effect of 5 µm polystyrene microplastics(PS-MPS) on spermatogenesis in mice. The damage by PS-MPS to epididymal sperm was studied using blood cell counts. The results showed that the number of viable epididymis sperm after PS-MPS exposure was significantly reduced. Using Duff-Quik staining, we found that the PS-MPS exposure increased the rate of sperm deformity. The testis is an important organ responsible for normal spermatogenesis. HE and TUNEL staining showed atrophy, shedding, and apoptosis of sperm cells at all levels of the testis after exposure to PS-MPS. Western blot and qPCR analysis were used to detect Nrf2/HO-1 and NF-κB. The results showed that after PS-MPS exposure, the expression of the pro-inflammatory molecule NF-κB and that of the inflammatory factors interleukin (IL)-1β and IL-6 increased significantly, whereas that of the anti-inflammatory molecule Nrf2/HO-1 decreased. These results indicate that the abnormal sperm quality in ICR mice caused by PS-MPS exposure is closely related to the Nrf2/HO-1/NF-κB pathway.","author":[{"dropping-particle":"","family":"Hou","given":"Baolian","non-dropping-particle":"","parse-names":false,"suffix":""},{"dropping-particle":"","family":"Wang","given":"Fangyi","non-dropping-particle":"","parse-names":false,"suffix":""},{"dropping-particle":"","family":"Liu","given":"Tao","non-dropping-particle":"","parse-names":false,"suffix":""},{"dropping-particle":"","family":"Wang","given":"Zhiping","non-dropping-particle":"","parse-names":false,"suffix":""}],"container-title":"Journal of Hazardous Materials","id":"ITEM-4","issue":"September","issued":{"date-parts":[["2021","3"]]},"page":"124028","publisher":"Elsevier B.V.","title":"Reproductive toxicity of polystyrene microplastics: In vivo experimental study on testicular toxicity in mice","type":"article-journal","volume":"405"},"uris":["http://www.mendeley.com/documents/?uuid=6f0846b2-6970-4c43-b475-ff0e6343a73a"]},{"id":"ITEM-5","itemData":{"DOI":"10.1007/s11356-021-13911-9","ISSN":"16147499","PMID":"33895957","abstract":"As a persistent pollutant, microplastics (MPs) have been reported to induce sperm quantity decrease in mice. However, the related mechanism remains obscure. Therefore, this study is intended to explore the effects of polystyrene microplastics (PS-MPs) on male reproduction and its related mechanism of blood–testis barrier (BTB) impairment. Thirty-two adult male Wistar rats were divided randomly into four groups fed with PS-MPs for 90 days at doses of 0 mg/day (control group), 0.015 mg/day, 0.15 mg/day, and 1.5 mg/day, respectively. The present results have shown that PS-MP exposure led to the damage of seminiferous tubule, resulted in apoptosis of spermatogenic cells, and decreased the motility and concentration of sperm, while the abnormality of sperm was elevated. Meanwhile, PS-MPs could induce oxidative stress and activate the p38 MAPK pathway and thus deplete the nuclear factor erythroid-2 related factor 2 (Nrf2). Noteworthily, PS-MPs led to the BTB-related protein expression decrease. All these results demonstrated that PS-MP exposure may lead to the destruction of BTB integrity and the apoptosis of spermatogenic cells through the activation of the MAPK-Nrf2 pathway. The current study provided novelty evidence for elucidating the effects of PS-MPs on male reproductive toxicity and its potential mechanism.","author":[{"dropping-particle":"","family":"Li","given":"Shengda","non-dropping-particle":"","parse-names":false,"suffix":""},{"dropping-particle":"","family":"Wang","given":"Qimeng","non-dropping-particle":"","parse-names":false,"suffix":""},{"dropping-particle":"","family":"Yu","given":"Hui","non-dropping-particle":"","parse-names":false,"suffix":""},{"dropping-particle":"","family":"Yang","given":"Long","non-dropping-particle":"","parse-names":false,"suffix":""},{"dropping-particle":"","family":"Sun","given":"Yiqing","non-dropping-particle":"","parse-names":false,"suffix":""},{"dropping-particle":"","family":"Xu","given":"Ning","non-dropping-particle":"","parse-names":false,"suffix":""},{"dropping-particle":"","family":"Wang","given":"Nana","non-dropping-particle":"","parse-names":false,"suffix":""},{"dropping-particle":"","family":"Lei","given":"Zhimin","non-dropping-particle":"","parse-names":false,"suffix":""},{"dropping-particle":"","family":"Hou","given":"Junyu","non-dropping-particle":"","parse-names":false,"suffix":""},{"dropping-particle":"","family":"Jin","given":"Yinchuan","non-dropping-particle":"","parse-names":false,"suffix":""},{"dropping-particle":"","family":"Zhang","given":"Hongqin","non-dropping-particle":"","parse-names":false,"suffix":""},{"dropping-particle":"","family":"Li","given":"Lianqin","non-dropping-particle":"","parse-names":false,"suffix":""},{"dropping-particle":"","family":"Xu","given":"Feibo","non-dropping-particle":"","parse-names":false,"suffix":""},{"dropping-particle":"","family":"Zhang","given":"Lianshuang","non-dropping-particle":"","parse-names":false,"suffix":""}],"container-title":"Environmental Science and Pollution Research","id":"ITEM-5","issue":"35","issued":{"date-parts":[["2021","9","25"]]},"page":"47921-47931","title":"Polystyrene microplastics induce blood–testis barrier disruption regulated by the MAPK-Nrf2 signaling pathway in rats","type":"article-journal","volume":"28"},"uris":["http://www.mendeley.com/documents/?uuid=c25784fa-3e9b-4d73-8a21-097a936132d1"]},{"id":"ITEM-6","itemData":{"DOI":"10.1016/j.jhazmat.2020.124644","ISSN":"18733336","PMID":"33321324","abstract":"It has been demonstrated that microplastics (MPs) can transport phthalate esters (PAEs) into the tissues of mice. However, the influence of MPs on accumulation of PAEs and the combined toxicity need profound investigation. In this study, the bioaccumulation of PAEs and reproductive toxicity due to contaminated MPs exposure were investigated. After exposure to PAE-contaminated MPs for 30 days, significantly increased accumulation of PAE was observed in the liver and gut but not in the testis, which are ascribed to the distribution of MPs in tissues. Herein, most micro-size MPs accumulated in the gut and liver, while only a few nano-size MPs entered the Sertoli cells. Compared with virgin MPs and PAEs alone, PAE-contaminated MPs induced enhanced reproductive toxicities manifested by greater alterations in sperm physiology and spermatogenesis. The enhanced toxicities were also confirmed by the testicular transcriptomic alterations and aggravated oxidative stress induced by PAE-contaminated MPs. These aggravated reproductive toxicities were not caused solely by PAE, but may also be caused by the sensitization effect of oxidative stress induced by MPs. Our results highlight the potential reproductive toxicity on male terrestrial mammals due to co-exposure of MPs and plastic additives and provide valuable insights into the mechanism of combined toxicity of MPs and other pollutants.","author":[{"dropping-particle":"","family":"Deng","given":"Yongfeng","non-dropping-particle":"","parse-names":false,"suffix":""},{"dropping-particle":"","family":"Yan","given":"Zehua","non-dropping-particle":"","parse-names":false,"suffix":""},{"dropping-particle":"","family":"Shen","given":"Ruqin","non-dropping-particle":"","parse-names":false,"suffix":""},{"dropping-particle":"","family":"Huang","given":"Yichao","non-dropping-particle":"","parse-names":false,"suffix":""},{"dropping-particle":"","family":"Ren","given":"Hongqiang","non-dropping-particle":"","parse-names":false,"suffix":""},{"dropping-particle":"","family":"Zhang","given":"Yan","non-dropping-particle":"","parse-names":false,"suffix":""}],"container-title":"Journal of Hazardous Materials","id":"ITEM-6","issued":{"date-parts":[["2021"]]},"page":"124644","publisher":"Elsevier","title":"Enhanced reproductive toxicities induced by phthalates contaminated microplastics in male mice (Mus musculus)","type":"article-journal","volume":"406"},"uris":["http://www.mendeley.com/documents/?uuid=cc770478-d6a8-4c58-933c-a8a303aafb17"]},{"id":"ITEM-7","itemData":{"DOI":"10.1016/j.tox.2020.152665","ISSN":"18793185","PMID":"33359712","abstract":"Microplastics (MPs) are receiving increased attention as a harmful environmental pollutant. Studies have investigated that MPs have reproductive toxicity, but the mechanism is little known. Here, we aimed to investigate the effects of polystyrene microplastics (PS-MPs) on ovary in rats and the underlying molecular mechanisms. in vivo, thirty-two female Wistar rats were exposed to 0.5 μm PS-MPs at different concentrations (0, 0.015, 0.15 and 1.5 mg/d) for 90 days. And then, all animals were sacrificed, ovaries and blood were collected for testing. in vitro, granulosa cells (GCs) were separated from rat ovary and treated with 0</w:instrText>
      </w:r>
      <w:r w:rsidR="00CF3D3B" w:rsidRPr="00042923">
        <w:rPr>
          <w:rFonts w:ascii="MS Mincho" w:eastAsia="MS Mincho" w:hAnsi="MS Mincho" w:cs="MS Mincho"/>
          <w:bCs/>
          <w:lang w:val="en-GB"/>
        </w:rPr>
        <w:instrText>、</w:instrText>
      </w:r>
      <w:r w:rsidR="00CF3D3B" w:rsidRPr="00042923">
        <w:rPr>
          <w:bCs/>
          <w:lang w:val="en-GB"/>
        </w:rPr>
        <w:instrText>1</w:instrText>
      </w:r>
      <w:r w:rsidR="00CF3D3B" w:rsidRPr="00042923">
        <w:rPr>
          <w:rFonts w:ascii="MS Mincho" w:eastAsia="MS Mincho" w:hAnsi="MS Mincho" w:cs="MS Mincho"/>
          <w:bCs/>
          <w:lang w:val="en-GB"/>
        </w:rPr>
        <w:instrText>、</w:instrText>
      </w:r>
      <w:r w:rsidR="00CF3D3B" w:rsidRPr="00042923">
        <w:rPr>
          <w:bCs/>
          <w:lang w:val="en-GB"/>
        </w:rPr>
        <w:instrText>5</w:instrText>
      </w:r>
      <w:r w:rsidR="00CF3D3B" w:rsidRPr="00042923">
        <w:rPr>
          <w:rFonts w:ascii="MS Mincho" w:eastAsia="MS Mincho" w:hAnsi="MS Mincho" w:cs="MS Mincho"/>
          <w:bCs/>
          <w:lang w:val="en-GB"/>
        </w:rPr>
        <w:instrText>、</w:instrText>
      </w:r>
      <w:r w:rsidR="00CF3D3B" w:rsidRPr="00042923">
        <w:rPr>
          <w:bCs/>
          <w:lang w:val="en-GB"/>
        </w:rPr>
        <w:instrText>25 μg/mL PS-MPs and reactive oxygen species (ROS) inhibitor N-Acetyl-L-cysteine (NAC) respectively. Our results showed that PS-MPs could enter into GCs and result in the reducing of growing follicles number. And the Enzyme-linked immunosorbent assay (ELISA) manifested that PS-MPs could obviously decrease the level of anti-Müllerian hormone (AMH). In addition, PS-MPs induced oxidative stress, apoptosis of GCs and ovary fibrosis evidenced by assay kits, flow cytometry, immunohistochemistry, Masson's trichrome and Sirius red staining. Moreover, the western blot assay manifested that PS-MPs exposure significantly increased the expression levels of Wnt/β-Catenin signaling pathways-related proteins (Wnt, β-catenin, p-β-catenin) and the main fibrosis markers (transforming growth factor-β (TGF-β), fibronectin, α-smooth muscle actin (α-SMA). Additionally, the expression levels of Wnt and p-β-catenin, apoptosis of GCs decreased after NAC treatment. In summary, polystyrene microplastics cause fibrosis via Wnt/β-Catenin signaling pathway activation and granulosa cells apoptosis of ovary through oxidative stress in rats, both of which ultimately resulted in decrease of ovarian reserve capacity.","author":[{"dropping-particle":"","family":"An","given":"Ru","non-dropping-particle":"","parse-names":false,"suffix":""},{"dropping-particle":"","family":"Wang","given":"Xifeng","non-dropping-particle":"","parse-names":false,"suffix":""},{"dropping-particle":"","family":"Yang","given":"Long","non-dropping-particle":"","parse-names":false,"suffix":""},{"dropping-particle":"","family":"Zhang","given":"Jinjin","non-dropping-particle":"","parse-names":false,"suffix":""},{"dropping-particle":"","family":"Wang","given":"Nana","non-dropping-particle":"","parse-names":false,"suffix":""},{"dropping-particle":"","family":"Xu","given":"Feibo","non-dropping-particle":"","parse-names":false,"suffix":""},{"dropping-particle":"","family":"Hou","given":"Yun","non-dropping-particle":"","parse-names":false,"suffix":""},{"dropping-particle":"","family":"Zhang","given":"Hongqin","non-dropping-particle":"","parse-names":false,"suffix":""},{"dropping-particle":"","family":"Zhang","given":"Lianshuang","non-dropping-particle":"","parse-names":false,"suffix":""}],"container-title":"Toxicology","id":"ITEM-7","issue":"December 2020","issued":{"date-parts":[["2021","2"]]},"page":"152665","title":"Polystyrene microplastics cause granulosa cells apoptosis and fibrosis in ovary through oxidative stress in rats","type":"article-journal","volume":"449"},"uris":["http://www.mendeley.com/documents/?uuid=349d70d4-fcc4-4795-87a8-914855c329c5"]}],"mendeley":{"formattedCitation":"(&lt;i&gt;39&lt;/i&gt;, &lt;i&gt;42&lt;/i&gt;–&lt;i&gt;47&lt;/i&gt;)","plainTextFormattedCitation":"(39, 42–47)","previouslyFormattedCitation":"(&lt;i&gt;35&lt;/i&gt;, &lt;i&gt;39&lt;/i&gt;–&lt;i&gt;44&lt;/i&gt;)"},"properties":{"noteIndex":0},"schema":"https://github.com/citation-style-language/schema/raw/master/csl-citation.json"}</w:instrText>
      </w:r>
      <w:r w:rsidR="003100AC" w:rsidRPr="00042923">
        <w:rPr>
          <w:bCs/>
          <w:lang w:val="en-GB"/>
        </w:rPr>
        <w:fldChar w:fldCharType="separate"/>
      </w:r>
      <w:r w:rsidR="00CF3D3B" w:rsidRPr="00042923">
        <w:rPr>
          <w:bCs/>
          <w:noProof/>
          <w:lang w:val="en-GB"/>
        </w:rPr>
        <w:t>(</w:t>
      </w:r>
      <w:r w:rsidR="00CF3D3B" w:rsidRPr="00042923">
        <w:rPr>
          <w:bCs/>
          <w:i/>
          <w:noProof/>
          <w:lang w:val="en-GB"/>
        </w:rPr>
        <w:t>39</w:t>
      </w:r>
      <w:r w:rsidR="00CF3D3B" w:rsidRPr="00042923">
        <w:rPr>
          <w:bCs/>
          <w:noProof/>
          <w:lang w:val="en-GB"/>
        </w:rPr>
        <w:t xml:space="preserve">, </w:t>
      </w:r>
      <w:r w:rsidR="00CF3D3B" w:rsidRPr="00042923">
        <w:rPr>
          <w:bCs/>
          <w:i/>
          <w:noProof/>
          <w:lang w:val="en-GB"/>
        </w:rPr>
        <w:t>42</w:t>
      </w:r>
      <w:r w:rsidR="00CF3D3B" w:rsidRPr="00042923">
        <w:rPr>
          <w:bCs/>
          <w:noProof/>
          <w:lang w:val="en-GB"/>
        </w:rPr>
        <w:t>–</w:t>
      </w:r>
      <w:r w:rsidR="00CF3D3B" w:rsidRPr="00042923">
        <w:rPr>
          <w:bCs/>
          <w:i/>
          <w:noProof/>
          <w:lang w:val="en-GB"/>
        </w:rPr>
        <w:t>47</w:t>
      </w:r>
      <w:r w:rsidR="00CF3D3B" w:rsidRPr="00042923">
        <w:rPr>
          <w:bCs/>
          <w:noProof/>
          <w:lang w:val="en-GB"/>
        </w:rPr>
        <w:t>)</w:t>
      </w:r>
      <w:r w:rsidR="003100AC" w:rsidRPr="00042923">
        <w:rPr>
          <w:bCs/>
          <w:lang w:val="en-GB"/>
        </w:rPr>
        <w:fldChar w:fldCharType="end"/>
      </w:r>
      <w:r w:rsidR="00337367" w:rsidRPr="00042923">
        <w:rPr>
          <w:bCs/>
          <w:lang w:val="en-GB"/>
        </w:rPr>
        <w:t xml:space="preserve">. </w:t>
      </w:r>
      <w:r w:rsidR="008B1BBB" w:rsidRPr="00042923">
        <w:rPr>
          <w:bCs/>
          <w:lang w:val="en-GB"/>
        </w:rPr>
        <w:t>H</w:t>
      </w:r>
      <w:r w:rsidR="00337367" w:rsidRPr="00042923">
        <w:rPr>
          <w:bCs/>
          <w:lang w:val="en-GB"/>
        </w:rPr>
        <w:t>owever, there are currently no studies that link MP contamination to changes in fertility in other terrestrial mammals. Importantly</w:t>
      </w:r>
      <w:r w:rsidR="00C403EC" w:rsidRPr="00042923">
        <w:rPr>
          <w:bCs/>
          <w:lang w:val="en-GB"/>
        </w:rPr>
        <w:t xml:space="preserve">, the lack of a reliable method to isolate MPs from tissues and biological fluids hinders our ability to precisely investigate the presence of MPs in </w:t>
      </w:r>
      <w:r w:rsidR="00337367" w:rsidRPr="00042923">
        <w:rPr>
          <w:bCs/>
          <w:lang w:val="en-GB"/>
        </w:rPr>
        <w:t xml:space="preserve">complex biological </w:t>
      </w:r>
      <w:r w:rsidR="00C403EC" w:rsidRPr="00042923">
        <w:rPr>
          <w:bCs/>
          <w:lang w:val="en-GB"/>
        </w:rPr>
        <w:t xml:space="preserve">samples. </w:t>
      </w:r>
      <w:r w:rsidR="00CE5A08" w:rsidRPr="00042923">
        <w:rPr>
          <w:bCs/>
          <w:lang w:val="en-GB"/>
        </w:rPr>
        <w:t xml:space="preserve">In the present study, </w:t>
      </w:r>
      <w:r w:rsidRPr="00042923">
        <w:rPr>
          <w:bCs/>
          <w:lang w:val="en-GB"/>
        </w:rPr>
        <w:t xml:space="preserve">we </w:t>
      </w:r>
      <w:r w:rsidR="005779FF">
        <w:rPr>
          <w:bCs/>
          <w:lang w:val="en-GB"/>
        </w:rPr>
        <w:t>optimized a</w:t>
      </w:r>
      <w:r w:rsidRPr="00042923">
        <w:rPr>
          <w:bCs/>
          <w:lang w:val="en-GB"/>
        </w:rPr>
        <w:t xml:space="preserve"> protocol to isolate </w:t>
      </w:r>
      <w:r w:rsidR="00337367" w:rsidRPr="00042923">
        <w:rPr>
          <w:bCs/>
          <w:lang w:val="en-GB"/>
        </w:rPr>
        <w:t>small MPs</w:t>
      </w:r>
      <w:r w:rsidRPr="00042923">
        <w:rPr>
          <w:bCs/>
          <w:lang w:val="en-GB"/>
        </w:rPr>
        <w:t xml:space="preserve"> from </w:t>
      </w:r>
      <w:r w:rsidR="005779FF">
        <w:rPr>
          <w:bCs/>
          <w:lang w:val="en-GB"/>
        </w:rPr>
        <w:t>follicular</w:t>
      </w:r>
      <w:r w:rsidRPr="00042923">
        <w:rPr>
          <w:bCs/>
          <w:lang w:val="en-GB"/>
        </w:rPr>
        <w:t xml:space="preserve"> fluid and have shown</w:t>
      </w:r>
      <w:r w:rsidR="005779FF">
        <w:rPr>
          <w:bCs/>
          <w:lang w:val="en-GB"/>
        </w:rPr>
        <w:t>,</w:t>
      </w:r>
      <w:r w:rsidRPr="00042923">
        <w:rPr>
          <w:bCs/>
          <w:lang w:val="en-GB"/>
        </w:rPr>
        <w:t xml:space="preserve"> for the first time, that MPs are present in bovine follicular fluid. </w:t>
      </w:r>
      <w:r w:rsidRPr="00042923">
        <w:rPr>
          <w:lang w:val="en-GB"/>
        </w:rPr>
        <w:t>Moreover,</w:t>
      </w:r>
      <w:r w:rsidR="00C403EC" w:rsidRPr="00042923">
        <w:rPr>
          <w:lang w:val="en-GB"/>
        </w:rPr>
        <w:t xml:space="preserve"> </w:t>
      </w:r>
      <w:r w:rsidRPr="00042923">
        <w:rPr>
          <w:lang w:val="en-GB"/>
        </w:rPr>
        <w:t xml:space="preserve">we also </w:t>
      </w:r>
      <w:r w:rsidR="00C403EC" w:rsidRPr="00042923">
        <w:rPr>
          <w:lang w:val="en-GB"/>
        </w:rPr>
        <w:t>have shown</w:t>
      </w:r>
      <w:r w:rsidR="00CE5A08" w:rsidRPr="00042923">
        <w:rPr>
          <w:lang w:val="en-GB"/>
        </w:rPr>
        <w:t xml:space="preserve"> </w:t>
      </w:r>
      <w:r w:rsidR="00C403EC" w:rsidRPr="00042923">
        <w:rPr>
          <w:lang w:val="en-GB"/>
        </w:rPr>
        <w:t xml:space="preserve">that PS MPs exert a negative effect on both male and female bovine gametes </w:t>
      </w:r>
      <w:r w:rsidR="00C403EC" w:rsidRPr="00042923">
        <w:rPr>
          <w:i/>
          <w:lang w:val="en-GB"/>
        </w:rPr>
        <w:t xml:space="preserve">in vitro, </w:t>
      </w:r>
      <w:r w:rsidR="00C403EC" w:rsidRPr="00042923">
        <w:rPr>
          <w:lang w:val="en-GB"/>
        </w:rPr>
        <w:t xml:space="preserve">demonstrating that MPs should be treated as concerning environment reproductive toxicant. </w:t>
      </w:r>
      <w:r w:rsidR="00C403EC" w:rsidRPr="00042923">
        <w:rPr>
          <w:bCs/>
          <w:lang w:val="en-GB"/>
        </w:rPr>
        <w:t xml:space="preserve">It is important to note that, in this study, the MPs concentration used for the </w:t>
      </w:r>
      <w:r w:rsidR="00C403EC" w:rsidRPr="00042923">
        <w:rPr>
          <w:bCs/>
          <w:i/>
          <w:iCs/>
          <w:lang w:val="en-GB"/>
        </w:rPr>
        <w:t>in vitro</w:t>
      </w:r>
      <w:r w:rsidR="00C403EC" w:rsidRPr="00042923">
        <w:rPr>
          <w:bCs/>
          <w:lang w:val="en-GB"/>
        </w:rPr>
        <w:t xml:space="preserve"> investigations were based on </w:t>
      </w:r>
      <w:r w:rsidR="00CE5A08" w:rsidRPr="00042923">
        <w:rPr>
          <w:bCs/>
          <w:lang w:val="en-GB"/>
        </w:rPr>
        <w:t xml:space="preserve">a </w:t>
      </w:r>
      <w:r w:rsidR="00C403EC" w:rsidRPr="00042923">
        <w:rPr>
          <w:bCs/>
          <w:lang w:val="en-GB"/>
        </w:rPr>
        <w:t>stud</w:t>
      </w:r>
      <w:r w:rsidR="00CE5A08" w:rsidRPr="00042923">
        <w:rPr>
          <w:bCs/>
          <w:lang w:val="en-GB"/>
        </w:rPr>
        <w:t>y</w:t>
      </w:r>
      <w:r w:rsidR="00C403EC" w:rsidRPr="00042923">
        <w:rPr>
          <w:bCs/>
          <w:lang w:val="en-GB"/>
        </w:rPr>
        <w:t xml:space="preserve"> carried out in </w:t>
      </w:r>
      <w:r w:rsidR="00A02230" w:rsidRPr="00042923">
        <w:rPr>
          <w:bCs/>
          <w:lang w:val="en-GB"/>
        </w:rPr>
        <w:t>mice</w:t>
      </w:r>
      <w:r w:rsidR="00CE5A08" w:rsidRPr="00042923">
        <w:rPr>
          <w:bCs/>
          <w:lang w:val="en-GB"/>
        </w:rPr>
        <w:t xml:space="preserve"> that was</w:t>
      </w:r>
      <w:r w:rsidR="00C403EC" w:rsidRPr="00042923">
        <w:rPr>
          <w:bCs/>
          <w:lang w:val="en-GB"/>
        </w:rPr>
        <w:t xml:space="preserve"> </w:t>
      </w:r>
      <w:r w:rsidR="00792D8D" w:rsidRPr="00042923">
        <w:rPr>
          <w:bCs/>
          <w:lang w:val="en-GB"/>
        </w:rPr>
        <w:t xml:space="preserve">fed PS microplastics </w:t>
      </w:r>
      <w:r w:rsidR="00C403EC" w:rsidRPr="00042923">
        <w:rPr>
          <w:bCs/>
          <w:i/>
          <w:iCs/>
          <w:lang w:val="en-GB"/>
        </w:rPr>
        <w:t>in vivo</w:t>
      </w:r>
      <w:r w:rsidR="00A02230" w:rsidRPr="00042923">
        <w:rPr>
          <w:bCs/>
          <w:i/>
          <w:iCs/>
          <w:lang w:val="en-GB"/>
        </w:rPr>
        <w:t xml:space="preserve"> </w:t>
      </w:r>
      <w:r w:rsidR="00A02230" w:rsidRPr="00042923">
        <w:rPr>
          <w:bCs/>
          <w:i/>
          <w:iCs/>
          <w:lang w:val="en-GB"/>
        </w:rPr>
        <w:fldChar w:fldCharType="begin" w:fldLock="1"/>
      </w:r>
      <w:r w:rsidR="00CF3D3B" w:rsidRPr="00042923">
        <w:rPr>
          <w:bCs/>
          <w:i/>
          <w:iCs/>
          <w:lang w:val="en-GB"/>
        </w:rPr>
        <w:instrText>ADDIN CSL_CITATION {"citationItems":[{"id":"ITEM-1","itemData":{"DOI":"10.1016/j.jhazmat.2021.127629","ISSN":"18733336","PMID":"34740508","abstract":"Plastics have caused serious environmental pollution. In recent years, microplastics (MPs) have caused widespread concern about their potential toxicity on animals and humans, especially on organ and tissue deposition. However, there is little known about the reproductive toxic effects of MPs in female mammals. In this study, the reproductive toxicity of polystyrene MPs (PS-MPs) in female mice was evaluated after continued exposure for 35 days. Results showed that PS-MPs could accumulate in heart, liver, spleen, lung, kidney, brain, large intestine, small intestine, uterus, ovary and blood of exposed mice. Moreover, PS-MPs exposure increased the IL-6 level and decreased malondialdehyde (MDA) level in mouse ovaries. The results also showed that PS-MPs exposure decreased the first polar body extrusion rate and the survival rate of superovulated oocytes. Meanwhile, PS-MPs reduced the level of glutathione (GSH), mitochondrial membrane potential (MMP), endoplasmic reticulum calcium ([Ca2+]ER) and increased reactive oxygen species (ROS) in oocytes. In conclusion, our study illustrated that PS-MPs exposure induced the inflammation of ovaries and reduced the quality of oocytes in mice, which provided a basis for studying the reproductive toxic mechanism of PS-MPs in female mammals.","author":[{"dropping-particle":"","family":"Liu","given":"Zhiqiang","non-dropping-particle":"","parse-names":false,"suffix":""},{"dropping-particle":"","family":"Zhuan","given":"Qingrui","non-dropping-particle":"","parse-names":false,"suffix":""},{"dropping-particle":"","family":"Zhang","given":"Luyao","non-dropping-particle":"","parse-names":false,"suffix":""},{"dropping-particle":"","family":"Meng","given":"Lin","non-dropping-particle":"","parse-names":false,"suffix":""},{"dropping-particle":"","family":"Fu","given":"Xiangwei","non-dropping-particle":"","parse-names":false,"suffix":""},{"dropping-particle":"","family":"Hou","given":"Yunpeng","non-dropping-particle":"","parse-names":false,"suffix":""}],"container-title":"Journal of Hazardous Materials","id":"ITEM-1","issue":"PC","issued":{"date-parts":[["2022","2"]]},"page":"127629","publisher":"Elsevier B.V.","title":"Polystyrene microplastics induced female reproductive toxicity in mice","type":"article-journal","volume":"424"},"uris":["http://www.mendeley.com/documents/?uuid=7e7d3d8e-9eac-4f3a-9ece-26ad50078d4f"]}],"mendeley":{"formattedCitation":"(&lt;i&gt;41&lt;/i&gt;)","plainTextFormattedCitation":"(41)","previouslyFormattedCitation":"(&lt;i&gt;38&lt;/i&gt;)"},"properties":{"noteIndex":0},"schema":"https://github.com/citation-style-language/schema/raw/master/csl-citation.json"}</w:instrText>
      </w:r>
      <w:r w:rsidR="00A02230" w:rsidRPr="00042923">
        <w:rPr>
          <w:bCs/>
          <w:i/>
          <w:iCs/>
          <w:lang w:val="en-GB"/>
        </w:rPr>
        <w:fldChar w:fldCharType="separate"/>
      </w:r>
      <w:r w:rsidR="00CF3D3B" w:rsidRPr="00042923">
        <w:rPr>
          <w:bCs/>
          <w:iCs/>
          <w:noProof/>
          <w:lang w:val="en-GB"/>
        </w:rPr>
        <w:t>(</w:t>
      </w:r>
      <w:r w:rsidR="00CF3D3B" w:rsidRPr="00042923">
        <w:rPr>
          <w:bCs/>
          <w:i/>
          <w:iCs/>
          <w:noProof/>
          <w:lang w:val="en-GB"/>
        </w:rPr>
        <w:t>41</w:t>
      </w:r>
      <w:r w:rsidR="00CF3D3B" w:rsidRPr="00042923">
        <w:rPr>
          <w:bCs/>
          <w:iCs/>
          <w:noProof/>
          <w:lang w:val="en-GB"/>
        </w:rPr>
        <w:t>)</w:t>
      </w:r>
      <w:r w:rsidR="00A02230" w:rsidRPr="00042923">
        <w:rPr>
          <w:bCs/>
          <w:i/>
          <w:iCs/>
          <w:lang w:val="en-GB"/>
        </w:rPr>
        <w:fldChar w:fldCharType="end"/>
      </w:r>
      <w:r w:rsidR="00C403EC" w:rsidRPr="00042923">
        <w:rPr>
          <w:bCs/>
          <w:lang w:val="en-GB"/>
        </w:rPr>
        <w:t>, which is not necessarily representative of the number of plastics animals encounter in real life.</w:t>
      </w:r>
    </w:p>
    <w:p w14:paraId="29718559" w14:textId="3F1335EF" w:rsidR="00940CB9" w:rsidRPr="00042923" w:rsidRDefault="00940CB9" w:rsidP="00C403EC">
      <w:pPr>
        <w:pStyle w:val="Paragraph"/>
        <w:ind w:firstLine="0"/>
        <w:rPr>
          <w:bCs/>
          <w:lang w:val="en-GB"/>
        </w:rPr>
      </w:pPr>
      <w:r w:rsidRPr="00042923">
        <w:rPr>
          <w:bCs/>
          <w:lang w:val="en-GB"/>
        </w:rPr>
        <w:lastRenderedPageBreak/>
        <w:tab/>
      </w:r>
      <w:r w:rsidR="00337367" w:rsidRPr="00042923">
        <w:rPr>
          <w:bCs/>
          <w:lang w:val="en-GB"/>
        </w:rPr>
        <w:t xml:space="preserve">To perform a realistic experiment investigating the impact of MPs on fertility (and health in general) </w:t>
      </w:r>
      <w:r w:rsidR="00337367" w:rsidRPr="00042923">
        <w:rPr>
          <w:bCs/>
          <w:i/>
          <w:iCs/>
          <w:lang w:val="en-GB"/>
        </w:rPr>
        <w:t>in vitro,</w:t>
      </w:r>
      <w:r w:rsidR="00337367" w:rsidRPr="00042923">
        <w:rPr>
          <w:bCs/>
          <w:lang w:val="en-GB"/>
        </w:rPr>
        <w:t xml:space="preserve"> it is necessary to have baseline information about what type, size, and amount of MPs can plausibly bio-accumulate in </w:t>
      </w:r>
      <w:r w:rsidR="003100AC" w:rsidRPr="00042923">
        <w:rPr>
          <w:bCs/>
          <w:lang w:val="en-GB"/>
        </w:rPr>
        <w:t>mammal</w:t>
      </w:r>
      <w:r w:rsidR="00337367" w:rsidRPr="00042923">
        <w:rPr>
          <w:bCs/>
          <w:lang w:val="en-GB"/>
        </w:rPr>
        <w:t xml:space="preserve">s. In reality, no such information is available for terrestrial mammals. This can be attributed to two main reasons: 1) the vast majority of MPs research has focused on aquatic ecosystems, and 2) due to cost, time, and technological limitations there are no reliable methods for isolating, characterizing and quantifying small MPs (&lt;10 </w:t>
      </w:r>
      <w:r w:rsidR="003100AC" w:rsidRPr="00042923">
        <w:rPr>
          <w:bCs/>
          <w:lang w:val="en-GB"/>
        </w:rPr>
        <w:sym w:font="Symbol" w:char="F06D"/>
      </w:r>
      <w:r w:rsidR="00337367" w:rsidRPr="00042923">
        <w:rPr>
          <w:bCs/>
          <w:lang w:val="en-GB"/>
        </w:rPr>
        <w:t xml:space="preserve">m) from </w:t>
      </w:r>
      <w:r w:rsidR="00180203" w:rsidRPr="00042923">
        <w:rPr>
          <w:bCs/>
          <w:lang w:val="en-GB"/>
        </w:rPr>
        <w:t>complex biological</w:t>
      </w:r>
      <w:r w:rsidR="00337367" w:rsidRPr="00042923">
        <w:rPr>
          <w:bCs/>
          <w:lang w:val="en-GB"/>
        </w:rPr>
        <w:t xml:space="preserve"> samples. In an attempt to overcome the latter limitation, we have tested different published protocols</w:t>
      </w:r>
      <w:r w:rsidR="003100AC" w:rsidRPr="00042923">
        <w:rPr>
          <w:bCs/>
          <w:lang w:val="en-GB"/>
        </w:rPr>
        <w:t xml:space="preserve"> </w:t>
      </w:r>
      <w:r w:rsidR="00337367" w:rsidRPr="00042923">
        <w:rPr>
          <w:bCs/>
          <w:lang w:val="en-GB"/>
        </w:rPr>
        <w:fldChar w:fldCharType="begin" w:fldLock="1"/>
      </w:r>
      <w:r w:rsidR="00CF3D3B" w:rsidRPr="00042923">
        <w:rPr>
          <w:bCs/>
          <w:lang w:val="en-GB"/>
        </w:rPr>
        <w:instrText>ADDIN CSL_CITATION {"citationItems":[{"id":"ITEM-1","itemData":{"DOI":"10.1016/j.scitotenv.2021.147065","ISSN":"18791026","PMID":"34088143","abstract":"Many methods have been used to isolate and identify microplastics from biological matrices. In biological samples, Nile Red can stain undigested residues, such as fats, soaps, and gels formed during organic matter removal, hindering the identification of fluorescent microplastics (≥2 μm). Thus, adjustments on sample preparation (e.g., fat removal) are required for the accurate identification of Nile Red stained microplastics. Multiples tests allowed to identify that digestion with 10% KOH at 60 °C for 24 h, followed by treatments with boiling water, acetone, and staining, produced good results in fourteen biological samples, including vertebrates and invertebrates. Digestion efficiencies were 94–100%, except for feces, which were 87%. Recovery rates of spiked microplastics were 97–100%, and few effects were observed in the infrared spectra and carbonyl index of seven polymers, with only the occasional yellowing suggesting surface changes. Filtration rates were improved by reducing the amount of sample. Small fluorescent microplastics could be identified in all samples under the microscope. Overall, the proposed method was efficient in removing natural organic matter from biological samples for Nile Red staining, requiring minimal sample handling, improving sample throughput, and allowing quantification of fluorescent microplastics in biological samples.","author":[{"dropping-particle":"","family":"Prata","given":"Joana C.","non-dropping-particle":"","parse-names":false,"suffix":""},{"dropping-particle":"","family":"Sequeira","given":"Inês F.","non-dropping-particle":"","parse-names":false,"suffix":""},{"dropping-particle":"","family":"Monteiro","given":"Silvia S.","non-dropping-particle":"","parse-names":false,"suffix":""},{"dropping-particle":"","family":"Silva","given":"Ana Luísa Patrício","non-dropping-particle":"","parse-names":false,"suffix":""},{"dropping-particle":"","family":"Costa","given":"João P.","non-dropping-particle":"da","parse-names":false,"suffix":""},{"dropping-particle":"","family":"Dias-Pereira","given":"Patrícia","non-dropping-particle":"","parse-names":false,"suffix":""},{"dropping-particle":"","family":"Fernandes","given":"António José Silva","non-dropping-particle":"","parse-names":false,"suffix":""},{"dropping-particle":"","family":"Costa","given":"Florinda Mendes","non-dropping-particle":"da","parse-names":false,"suffix":""},{"dropping-particle":"","family":"Duarte","given":"Armando C.","non-dropping-particle":"","parse-names":false,"suffix":""},{"dropping-particle":"","family":"Rocha-Santos","given":"Teresa","non-dropping-particle":"","parse-names":false,"suffix":""}],"container-title":"Science of the Total Environment","id":"ITEM-1","issued":{"date-parts":[["2021"]]},"page":"147065","publisher":"Elsevier B.V.","title":"Preparation of biological samples for microplastic identification by Nile Red","type":"article-journal","volume":"783"},"uris":["http://www.mendeley.com/documents/?uuid=71b259a0-6ed7-4f99-b67f-7b9d033fa699"]},{"id":"ITEM-2","itemData":{"DOI":"10.1007/s00244-015-0221-0","ISSN":"00904341","PMID":"26289815","abstract":"Microplastic particles (MP) contaminate oceans and affect marine organisms in several ways. Ingestion combined with food intake is generally reported. However, data interpretation often is circumvented by the difficulty to separate MP from bulk samples. Visual examination often is used as one or the only step to sort these particles. However, color, size, and shape are insufficient and often unreliable criteria. We present an extraction method based on hypochlorite digestion and isolation of MP from the membrane by sonication. The protocol is especially well adapted to a subsequent analysis by Raman spectroscopy. The method avoids fluorescence problems, allowing better identification of anthropogenic particles (AP) from stomach contents of fish by Raman spectroscopy. It was developed with commercial samples of microplastics and cotton along with stomach contents from three different Clupeiformes fishes: Clupea harengus, Sardina pilchardus, and Engraulis encrasicolus. The optimized digestion and isolation protocol showed no visible impact on microplastics and cotton particles while the Raman spectroscopic spectrum allowed the precise identification of microplastics and textile fibers. Thirty-five particles were isolated from nine fish stomach contents. Raman analysis has confirmed 11 microplastics and 13 fibers mainly made of cellulose or lignin. Some particles were not completely identified but contained artificial dyes. The novel approach developed in this manuscript should help to assess the presence, quantity, and composition of AP in planktivorous fish stomachs.","author":[{"dropping-particle":"","family":"Collard","given":"France","non-dropping-particle":"","parse-names":false,"suffix":""},{"dropping-particle":"","family":"Gilbert","given":"Bernard","non-dropping-particle":"","parse-names":false,"suffix":""},{"dropping-particle":"","family":"Eppe","given":"Gauthier","non-dropping-particle":"","parse-names":false,"suffix":""},{"dropping-particle":"","family":"Parmentier","given":"Eric","non-dropping-particle":"","parse-names":false,"suffix":""},{"dropping-particle":"","family":"Das","given":"Krishna","non-dropping-particle":"","parse-names":false,"suffix":""}],"container-title":"Archives of Environmental Contamination and Toxicology","id":"ITEM-2","issue":"3","issued":{"date-parts":[["2015"]]},"page":"331-339","publisher":"Springer US","title":"Detection of Anthropogenic Particles in Fish Stomachs: An Isolation Method Adapted to Identification by Raman Spectroscopy","type":"article-journal","volume":"69"},"uris":["http://www.mendeley.com/documents/?uuid=3951a0f9-a385-4a23-961d-6b4c7754acab"]},{"id":"ITEM-3","itemData":{"DOI":"10.3390/pharmaceutics13070921","ISSN":"19994923","abstract":"Environmental pollution with microplastics (MPs) is a major and worldwide concern. Involuntary exposure to MPs by ingestion or inhalation is unavoidable. The effects on human health are still under debate, while in animals, cellular MP translocation and subsequent deleterious effects were shown. First reports indicate a potential intrauterine exposure with MPs, yet readouts are prone to contamination. Method: To establish a thorough protocol for the detection of MPs in human placenta and fetal meconium in a real-life clinical setting, a pilot study was set up to screen for MPs &gt; 50 µm in placental tissue and meconium sampled during two cesarean sections for breech deliveries. After chemical digestion of non-plastic material, Fourier-transform infrared (FTIR) microspectroscopy was used to analyze the presence of 10 common types of microplastic in placenta and stool samples. Results: Human placenta and meconium samples were screened positive for polyethylene, polypropylene, polystyrene, and polyurethane, of which only the latter one was also detected as airborne fallout in the operating room—thus representing potential contamination. Conclusion: We found MPs &gt; 50 µm in placenta and meconium acquired from cesarean delivery. Critical evaluation of potential contamination sources is pivotal and may guide future clinical studies to improve the correct detection of MPs in organ tissue. Studies investigating nano-sized plastics in human tissue are warranted.","author":[{"dropping-particle":"","family":"Braun","given":"Thorsten","non-dropping-particle":"","parse-names":false,"suffix":""},{"dropping-particle":"","family":"Ehrlich","given":"Loreen","non-dropping-particle":"","parse-names":false,"suffix":""},{"dropping-particle":"","family":"Henrich","given":"Wolfgang","non-dropping-particle":"","parse-names":false,"suffix":""},{"dropping-particle":"","family":"Koeppel","given":"Sebastian","non-dropping-particle":"","parse-names":false,"suffix":""},{"dropping-particle":"","family":"Lomako","given":"Ievgeniia","non-dropping-particle":"","parse-names":false,"suffix":""},{"dropping-particle":"","family":"Schwabl","given":"Philipp","non-dropping-particle":"","parse-names":false,"suffix":""},{"dropping-particle":"","family":"Liebmann","given":"Bettina","non-dropping-particle":"","parse-names":false,"suffix":""}],"container-title":"Pharmaceutics","id":"ITEM-3","issue":"7","issued":{"date-parts":[["2021"]]},"page":"1-12","title":"Detection of microplastic in human placenta and meconium in a clinical setting","type":"article-journal","volume":"13"},"uris":["http://www.mendeley.com/documents/?uuid=e8cb54a3-35de-4b45-ad87-db29dbad204c"]},{"id":"ITEM-4","itemData":{"DOI":"10.1186/s43591-021-00009-9","ISBN":"4359102100009","abstract":"Although microplastics are ubiquitous in today’s natural environments, our understanding of the materials, quantities, and particle sizes involved remains limited. The recovery of microplastics from different types of environmental matrices requires standardized matrix digestion protocols that allow inter-laboratory comparisons and that have no effect on the polymers themselves. A number of commonly used digestion methods rely on oxidation with concentrated hydrogen peroxide solutions to remove organic matter from the matrix. However, this can alter the nature of polymers through hydrolysis and often does not lead to a complete matrix removal. We have therefore investigated the use of two altered matrix digestion protocols, an acidic (Fenton) protocol and a new alkaline (Basic Piranha) protocol, focusing mainly on the effect on biodegradable polymers (polylactide, polybutylene adipate terephthalate, polybutylene succinate) and polymers with known degradation pathways via hydrolysis (thermoplastic polyurethanes, polyamide). Comparing the initial surface textures, chemical compositions, and particle size distributions with those obtained after digestion revealed that the Fenton protocol left most of the polymers unchanged. The ferrous residue that remains following Fenton digestion had no effect on either the polymer composition or the particle size distribution, but could disturb further analytics (e.g. Raman microscopy due to auto-fluorescence). While increasing the chance of complete matrix removal, the more powerful Basic Piranha protocol is also more likely to affect the polymer properties: Polylactide polymers in particular showed signs of degradation under alkaline digestion (reduced polylactide content, holes in the polymer matrix), indicating the unsuitability of the Basic Piranha protocol in this specific case. Polyamide, however, remained stable during the Basic Piranha treatment, and the surface chemistry, the particle size as well as the molar mass distribution of the investigated thermoplastic polyurethanes were also not affected. Hence, this protocol offers a powerful alternative for microplastic analysis with focus on particle size in more complex environmental matrices (e.g. removal of cellulose in soil), while avoiding ferrous Fenton residue. Unexpectedly, also tire rubber, a frequent target analyte in microplastic monitoring, was found to be susceptible to artefact structures by both oxidation protocols. In summary, controls for the spe…","author":[{"dropping-particle":"","family":"Pfohl","given":"Patrizia","non-dropping-particle":"","parse-names":false,"suffix":""},{"dropping-particle":"","family":"Roth","given":"Christian","non-dropping-particle":"","parse-names":false,"suffix":""},{"dropping-particle":"","family":"Meyer","given":"Lars","non-dropping-particle":"","parse-names":false,"suffix":""},{"dropping-particle":"","family":"Heinemeyer","given":"Ute","non-dropping-particle":"","parse-names":false,"suffix":""},{"dropping-particle":"","family":"Gruendling","given":"Till","non-dropping-particle":"","parse-names":false,"suffix":""},{"dropping-particle":"","family":"Lang","given":"Christiane","non-dropping-particle":"","parse-names":false,"suffix":""},{"dropping-particle":"","family":"Nestle","given":"Nikolaus","non-dropping-particle":"","parse-names":false,"suffix":""},{"dropping-particle":"","family":"Hofmann","given":"Thilo","non-dropping-particle":"","parse-names":false,"suffix":""},{"dropping-particle":"","family":"Wohlleben","given":"Wendel","non-dropping-particle":"","parse-names":false,"suffix":""},{"dropping-particle":"","family":"Jessl","given":"Sarah","non-dropping-particle":"","parse-names":false,"suffix":""}],"container-title":"Microplastics and Nanoplastics","id":"ITEM-4","issue":"1","issued":{"date-parts":[["2021"]]},"page":"1-13","publisher":"Microplastics and Nanoplastics","title":"Microplastic extraction protocols can impact the polymer structure","type":"article-journal","volume":"1"},"uris":["http://www.mendeley.com/documents/?uuid=636c2df8-b5c1-440d-ae69-e9a6b17c2e04"]},{"id":"ITEM-5","itemData":{"DOI":"10.1002/jgh3.12457","ISSN":"23979070","abstract":"Background and Aim: While dietary exposure to microplastics is increasingly recognized, it is unknown if ingested plastics remain within the digestive tract. We aimed to examine human colectomy specimens for microplastics and to report the characteristics as well as polymer composition of the particles. Methods: Colectomy samples were obtained from 11 adults (mean age 45.7, six males) who were residents of Northeastern Peninsular Malaysia. Microplastics were identified following chemical digestion of specimens and subsequent filtration. The samples were then examined for characteristics (abundance, length, shape, and color) and composition of three common polymer types using stereo- and Fourier Transform InfraRed (FTIR) microscopes. Results: Microplastics were detected in all 11 specimens with an average of 331 particles/individual specimen or 28.1 ± 15.4 particles/g tissue. Filaments or fibers accounted for 96.1% of particles, and 73.1% of all filaments were transparent. Out of 40 random filaments from 10 specimens (one had indeterminate spectra patterns), 90% were polycarbonate, 50% were polyamide, and 40% were polypropylene. Conclusion: Our study suggests that microplastics are ubiquitously present in the human colon.","author":[{"dropping-particle":"","family":"Ibrahim","given":"Yusof Shuaib","non-dropping-particle":"","parse-names":false,"suffix":""},{"dropping-particle":"","family":"Tuan Anuar","given":"Sabiqah","non-dropping-particle":"","parse-names":false,"suffix":""},{"dropping-particle":"","family":"Azmi","given":"Alyza A.","non-dropping-particle":"","parse-names":false,"suffix":""},{"dropping-particle":"","family":"Wan Mohd Khalik","given":"Wan Mohd Afiq","non-dropping-particle":"","parse-names":false,"suffix":""},{"dropping-particle":"","family":"Lehata","given":"Shumpei","non-dropping-particle":"","parse-names":false,"suffix":""},{"dropping-particle":"","family":"Hamzah","given":"Siti Rabaah","non-dropping-particle":"","parse-names":false,"suffix":""},{"dropping-particle":"","family":"Ismail","given":"Dzulkiflee","non-dropping-particle":"","parse-names":false,"suffix":""},{"dropping-particle":"","family":"Ma","given":"Zheng Feei","non-dropping-particle":"","parse-names":false,"suffix":""},{"dropping-particle":"","family":"Dzulkarnaen","given":"Andee","non-dropping-particle":"","parse-names":false,"suffix":""},{"dropping-particle":"","family":"Zakaria","given":"Zaidi","non-dropping-particle":"","parse-names":false,"suffix":""},{"dropping-particle":"","family":"Mustaffa","given":"Nazri","non-dropping-particle":"","parse-names":false,"suffix":""},{"dropping-particle":"","family":"Tuan Sharif","given":"Sharifah Emilia","non-dropping-particle":"","parse-names":false,"suffix":""},{"dropping-particle":"","family":"Lee","given":"Yeong Yeh","non-dropping-particle":"","parse-names":false,"suffix":""}],"container-title":"JGH Open","id":"ITEM-5","issue":"1","issued":{"date-parts":[["2021"]]},"page":"116-121","title":"Detection of microplastics in human colectomy specimens","type":"article-journal","volume":"5"},"uris":["http://www.mendeley.com/documents/?uuid=c78dc00d-2270-4e19-9e20-1cf09ce0d011"]},{"id":"ITEM-6","itemData":{"DOI":"10.7326/M19-0618","ISSN":"0003-4819","author":[{"dropping-particle":"","family":"Schwabl","given":"Philipp","non-dropping-particle":"","parse-names":false,"suffix":""},{"dropping-particle":"","family":"Köppel","given":"Sebastian","non-dropping-particle":"","parse-names":false,"suffix":""},{"dropping-particle":"","family":"Königshofer","given":"Philipp","non-dropping-particle":"","parse-names":false,"suffix":""},{"dropping-particle":"","family":"Bucsics","given":"Theresa","non-dropping-particle":"","parse-names":false,"suffix":""},{"dropping-particle":"","family":"Trauner","given":"Michael","non-dropping-particle":"","parse-names":false,"suffix":""},{"dropping-particle":"","family":"Reiberger","given":"Thomas","non-dropping-particle":"","parse-names":false,"suffix":""},{"dropping-particle":"","family":"Liebmann","given":"Bettina","non-dropping-particle":"","parse-names":false,"suffix":""}],"container-title":"Annals of Internal Medicine","id":"ITEM-6","issue":"7","issued":{"date-parts":[["2019","10","1"]]},"page":"453","title":"Detection of Various Microplastics in Human Stool","type":"article-journal","volume":"171"},"uris":["http://www.mendeley.com/documents/?uuid=ab17d114-2481-4b95-a84b-cf975685377c"]}],"mendeley":{"formattedCitation":"(&lt;i&gt;38&lt;/i&gt;, &lt;i&gt;48&lt;/i&gt;–&lt;i&gt;52&lt;/i&gt;)","plainTextFormattedCitation":"(38, 48–52)","previouslyFormattedCitation":"(&lt;i&gt;34&lt;/i&gt;, &lt;i&gt;45&lt;/i&gt;–&lt;i&gt;49&lt;/i&gt;)"},"properties":{"noteIndex":0},"schema":"https://github.com/citation-style-language/schema/raw/master/csl-citation.json"}</w:instrText>
      </w:r>
      <w:r w:rsidR="00337367" w:rsidRPr="00042923">
        <w:rPr>
          <w:bCs/>
          <w:lang w:val="en-GB"/>
        </w:rPr>
        <w:fldChar w:fldCharType="separate"/>
      </w:r>
      <w:r w:rsidR="00CF3D3B" w:rsidRPr="00042923">
        <w:rPr>
          <w:bCs/>
          <w:noProof/>
          <w:lang w:val="en-GB"/>
        </w:rPr>
        <w:t>(</w:t>
      </w:r>
      <w:r w:rsidR="00CF3D3B" w:rsidRPr="00042923">
        <w:rPr>
          <w:bCs/>
          <w:i/>
          <w:noProof/>
          <w:lang w:val="en-GB"/>
        </w:rPr>
        <w:t>38</w:t>
      </w:r>
      <w:r w:rsidR="00CF3D3B" w:rsidRPr="00042923">
        <w:rPr>
          <w:bCs/>
          <w:noProof/>
          <w:lang w:val="en-GB"/>
        </w:rPr>
        <w:t xml:space="preserve">, </w:t>
      </w:r>
      <w:r w:rsidR="00CF3D3B" w:rsidRPr="00042923">
        <w:rPr>
          <w:bCs/>
          <w:i/>
          <w:noProof/>
          <w:lang w:val="en-GB"/>
        </w:rPr>
        <w:t>48</w:t>
      </w:r>
      <w:r w:rsidR="00CF3D3B" w:rsidRPr="00042923">
        <w:rPr>
          <w:bCs/>
          <w:noProof/>
          <w:lang w:val="en-GB"/>
        </w:rPr>
        <w:t>–</w:t>
      </w:r>
      <w:r w:rsidR="00CF3D3B" w:rsidRPr="00042923">
        <w:rPr>
          <w:bCs/>
          <w:i/>
          <w:noProof/>
          <w:lang w:val="en-GB"/>
        </w:rPr>
        <w:t>52</w:t>
      </w:r>
      <w:r w:rsidR="00CF3D3B" w:rsidRPr="00042923">
        <w:rPr>
          <w:bCs/>
          <w:noProof/>
          <w:lang w:val="en-GB"/>
        </w:rPr>
        <w:t>)</w:t>
      </w:r>
      <w:r w:rsidR="00337367" w:rsidRPr="00042923">
        <w:rPr>
          <w:bCs/>
          <w:lang w:val="en-GB"/>
        </w:rPr>
        <w:fldChar w:fldCharType="end"/>
      </w:r>
      <w:r w:rsidR="00337367" w:rsidRPr="00042923">
        <w:rPr>
          <w:bCs/>
          <w:lang w:val="en-GB"/>
        </w:rPr>
        <w:t xml:space="preserve"> for isolating </w:t>
      </w:r>
      <w:r w:rsidR="00180203" w:rsidRPr="00042923">
        <w:rPr>
          <w:bCs/>
          <w:lang w:val="en-GB"/>
        </w:rPr>
        <w:t xml:space="preserve">spiked </w:t>
      </w:r>
      <w:r w:rsidR="00337367" w:rsidRPr="00042923">
        <w:rPr>
          <w:bCs/>
          <w:lang w:val="en-GB"/>
        </w:rPr>
        <w:t>small MPs (&lt; 3 μm) from bovine biological samples (ovary, oviduct, endometrium, follicular fluid, seminal plasma and faeces</w:t>
      </w:r>
      <w:r w:rsidR="00180203" w:rsidRPr="00042923">
        <w:rPr>
          <w:bCs/>
          <w:lang w:val="en-GB"/>
        </w:rPr>
        <w:t>;</w:t>
      </w:r>
      <w:r w:rsidR="00337367" w:rsidRPr="00042923">
        <w:rPr>
          <w:bCs/>
          <w:lang w:val="en-GB"/>
        </w:rPr>
        <w:t xml:space="preserve"> </w:t>
      </w:r>
      <w:r w:rsidR="00337367" w:rsidRPr="00BF24EC">
        <w:rPr>
          <w:bCs/>
          <w:i/>
          <w:iCs/>
          <w:lang w:val="en-GB"/>
        </w:rPr>
        <w:t>data not shown</w:t>
      </w:r>
      <w:r w:rsidR="00337367" w:rsidRPr="00042923">
        <w:rPr>
          <w:bCs/>
          <w:lang w:val="en-GB"/>
        </w:rPr>
        <w:t xml:space="preserve">). Unfortunately, none of the published protocols were optimal because they all resulted in large amounts of undigested biological matter, which in turn </w:t>
      </w:r>
      <w:r w:rsidR="00535A83" w:rsidRPr="00042923">
        <w:rPr>
          <w:bCs/>
          <w:lang w:val="en-GB"/>
        </w:rPr>
        <w:t>hindered our ability to analyse the samples by automated</w:t>
      </w:r>
      <w:r w:rsidR="00337367" w:rsidRPr="00042923">
        <w:rPr>
          <w:bCs/>
          <w:lang w:val="en-GB"/>
        </w:rPr>
        <w:t xml:space="preserve"> Raman spectroscopy</w:t>
      </w:r>
      <w:r w:rsidR="00535A83" w:rsidRPr="00042923">
        <w:rPr>
          <w:bCs/>
          <w:lang w:val="en-GB"/>
        </w:rPr>
        <w:t>.</w:t>
      </w:r>
      <w:r w:rsidR="00337367" w:rsidRPr="00042923">
        <w:rPr>
          <w:bCs/>
          <w:lang w:val="en-GB"/>
        </w:rPr>
        <w:t xml:space="preserve"> </w:t>
      </w:r>
      <w:r w:rsidR="00180203" w:rsidRPr="00042923">
        <w:rPr>
          <w:bCs/>
          <w:lang w:val="en-GB"/>
        </w:rPr>
        <w:t>Therefore,</w:t>
      </w:r>
      <w:r w:rsidR="00535A83" w:rsidRPr="00042923">
        <w:rPr>
          <w:bCs/>
          <w:lang w:val="en-GB"/>
        </w:rPr>
        <w:t xml:space="preserve"> we have </w:t>
      </w:r>
      <w:r w:rsidR="00180203" w:rsidRPr="00042923">
        <w:rPr>
          <w:bCs/>
          <w:lang w:val="en-GB"/>
        </w:rPr>
        <w:t>developed</w:t>
      </w:r>
      <w:r w:rsidR="00535A83" w:rsidRPr="00042923">
        <w:rPr>
          <w:bCs/>
          <w:lang w:val="en-GB"/>
        </w:rPr>
        <w:t xml:space="preserve"> a protocol that allowed the analysis of MPs in follicular fluid samples. Nevertheless, due to the still high </w:t>
      </w:r>
      <w:r w:rsidR="00BF24EC" w:rsidRPr="00042923">
        <w:rPr>
          <w:bCs/>
          <w:lang w:val="en-GB"/>
        </w:rPr>
        <w:t>number</w:t>
      </w:r>
      <w:r w:rsidR="00535A83" w:rsidRPr="00042923">
        <w:rPr>
          <w:bCs/>
          <w:lang w:val="en-GB"/>
        </w:rPr>
        <w:t xml:space="preserve"> of undigested </w:t>
      </w:r>
      <w:r w:rsidR="00180203" w:rsidRPr="00042923">
        <w:rPr>
          <w:bCs/>
          <w:lang w:val="en-GB"/>
        </w:rPr>
        <w:t>substances</w:t>
      </w:r>
      <w:r w:rsidR="00535A83" w:rsidRPr="00042923">
        <w:rPr>
          <w:bCs/>
          <w:lang w:val="en-GB"/>
        </w:rPr>
        <w:t xml:space="preserve"> in the samples, the protocol </w:t>
      </w:r>
      <w:r w:rsidR="00337367" w:rsidRPr="00042923">
        <w:rPr>
          <w:bCs/>
          <w:lang w:val="en-GB"/>
        </w:rPr>
        <w:t>requir</w:t>
      </w:r>
      <w:r w:rsidR="00535A83" w:rsidRPr="00042923">
        <w:rPr>
          <w:bCs/>
          <w:lang w:val="en-GB"/>
        </w:rPr>
        <w:t>ed</w:t>
      </w:r>
      <w:r w:rsidR="00337367" w:rsidRPr="00042923">
        <w:rPr>
          <w:bCs/>
          <w:lang w:val="en-GB"/>
        </w:rPr>
        <w:t xml:space="preserve"> 3-7 days</w:t>
      </w:r>
      <w:r w:rsidR="00180203" w:rsidRPr="00042923">
        <w:rPr>
          <w:bCs/>
          <w:lang w:val="en-GB"/>
        </w:rPr>
        <w:t xml:space="preserve"> </w:t>
      </w:r>
      <w:r w:rsidR="00F33A8E" w:rsidRPr="00042923">
        <w:rPr>
          <w:bCs/>
          <w:lang w:val="en-GB"/>
        </w:rPr>
        <w:t>(</w:t>
      </w:r>
      <w:r w:rsidR="00180203" w:rsidRPr="00042923">
        <w:rPr>
          <w:bCs/>
          <w:lang w:val="en-GB"/>
        </w:rPr>
        <w:t>per sample</w:t>
      </w:r>
      <w:r w:rsidR="00F33A8E" w:rsidRPr="00042923">
        <w:rPr>
          <w:bCs/>
          <w:lang w:val="en-GB"/>
        </w:rPr>
        <w:t>)</w:t>
      </w:r>
      <w:r w:rsidR="00337367" w:rsidRPr="00042923">
        <w:rPr>
          <w:bCs/>
          <w:lang w:val="en-GB"/>
        </w:rPr>
        <w:t xml:space="preserve"> </w:t>
      </w:r>
      <w:r w:rsidR="00535A83" w:rsidRPr="00042923">
        <w:rPr>
          <w:bCs/>
          <w:lang w:val="en-GB"/>
        </w:rPr>
        <w:t>to acquire the Raman spectra of all the detected particles, plus 4-18 hours to match it to the database, which is clearly a protocol that is not a viable option for large scale applications.</w:t>
      </w:r>
    </w:p>
    <w:p w14:paraId="0FF35AFA" w14:textId="5A139029" w:rsidR="00634933" w:rsidRPr="00042923" w:rsidRDefault="00BF24EC" w:rsidP="00BF24EC">
      <w:pPr>
        <w:pStyle w:val="Paragraph"/>
        <w:numPr>
          <w:ilvl w:val="0"/>
          <w:numId w:val="17"/>
        </w:numPr>
        <w:rPr>
          <w:bCs/>
          <w:lang w:val="en-GB"/>
        </w:rPr>
      </w:pPr>
      <w:r>
        <w:rPr>
          <w:bCs/>
          <w:lang w:val="en-GB"/>
        </w:rPr>
        <w:t>Talk about Type of particles encountered in FF and other plastic related particles…</w:t>
      </w:r>
      <w:r w:rsidR="00634933" w:rsidRPr="00042923">
        <w:rPr>
          <w:bCs/>
          <w:lang w:val="en-GB"/>
        </w:rPr>
        <w:tab/>
      </w:r>
      <w:r>
        <w:rPr>
          <w:bCs/>
          <w:lang w:val="en-GB"/>
        </w:rPr>
        <w:t xml:space="preserve"> compare size and kind with other published data</w:t>
      </w:r>
    </w:p>
    <w:p w14:paraId="1CD6699E" w14:textId="34FB82D9" w:rsidR="005A217D" w:rsidRDefault="005A217D" w:rsidP="00BF24EC">
      <w:pPr>
        <w:pStyle w:val="Paragraph"/>
        <w:numPr>
          <w:ilvl w:val="0"/>
          <w:numId w:val="17"/>
        </w:numPr>
        <w:rPr>
          <w:bCs/>
          <w:lang w:val="en-GB"/>
        </w:rPr>
      </w:pPr>
      <w:r w:rsidRPr="00042923">
        <w:rPr>
          <w:bCs/>
          <w:lang w:val="en-GB"/>
        </w:rPr>
        <w:t>Oocyte exposure – 24h only – in vivo would be for longer, during folliculogenesis</w:t>
      </w:r>
      <w:r w:rsidR="00BF24EC">
        <w:rPr>
          <w:bCs/>
          <w:lang w:val="en-GB"/>
        </w:rPr>
        <w:t>…. Talk about the effects form rat/mice work and what we saw here + correlate proteomics data</w:t>
      </w:r>
    </w:p>
    <w:p w14:paraId="2FD77C59" w14:textId="081ECA95" w:rsidR="00BF24EC" w:rsidRDefault="00BF24EC" w:rsidP="00BF24EC">
      <w:pPr>
        <w:pStyle w:val="Paragraph"/>
        <w:numPr>
          <w:ilvl w:val="0"/>
          <w:numId w:val="17"/>
        </w:numPr>
        <w:rPr>
          <w:bCs/>
          <w:lang w:val="en-GB"/>
        </w:rPr>
      </w:pPr>
      <w:r>
        <w:rPr>
          <w:bCs/>
          <w:lang w:val="en-GB"/>
        </w:rPr>
        <w:t xml:space="preserve">Sperm exposure – </w:t>
      </w:r>
    </w:p>
    <w:p w14:paraId="23056EFE" w14:textId="388BFBBD" w:rsidR="00BF24EC" w:rsidRDefault="00BF24EC" w:rsidP="00BF24EC">
      <w:pPr>
        <w:pStyle w:val="Paragraph"/>
        <w:numPr>
          <w:ilvl w:val="0"/>
          <w:numId w:val="17"/>
        </w:numPr>
        <w:rPr>
          <w:bCs/>
          <w:lang w:val="en-GB"/>
        </w:rPr>
      </w:pPr>
      <w:r>
        <w:rPr>
          <w:bCs/>
          <w:lang w:val="en-GB"/>
        </w:rPr>
        <w:t>Impact and future</w:t>
      </w:r>
    </w:p>
    <w:p w14:paraId="6D455640" w14:textId="2C2E919E" w:rsidR="00BF24EC" w:rsidRDefault="00BF24EC" w:rsidP="00BF24EC">
      <w:pPr>
        <w:pStyle w:val="Paragraph"/>
        <w:numPr>
          <w:ilvl w:val="0"/>
          <w:numId w:val="17"/>
        </w:numPr>
        <w:rPr>
          <w:bCs/>
          <w:lang w:val="en-GB"/>
        </w:rPr>
      </w:pPr>
      <w:r>
        <w:rPr>
          <w:bCs/>
          <w:lang w:val="en-GB"/>
        </w:rPr>
        <w:t>Conclusions</w:t>
      </w:r>
    </w:p>
    <w:p w14:paraId="0452CC78" w14:textId="77777777" w:rsidR="00BF24EC" w:rsidRPr="00042923" w:rsidRDefault="00BF24EC" w:rsidP="00BF24EC">
      <w:pPr>
        <w:pStyle w:val="Paragraph"/>
        <w:ind w:firstLine="360"/>
        <w:rPr>
          <w:bCs/>
          <w:lang w:val="en-GB"/>
        </w:rPr>
      </w:pPr>
    </w:p>
    <w:p w14:paraId="74B2FE92" w14:textId="0760DE0E" w:rsidR="00A16C38" w:rsidRDefault="00C403EC" w:rsidP="0018028B">
      <w:pPr>
        <w:pStyle w:val="Paragraph"/>
        <w:ind w:firstLine="0"/>
        <w:rPr>
          <w:bCs/>
          <w:lang w:val="en-GB"/>
        </w:rPr>
      </w:pPr>
      <w:r w:rsidRPr="00042923">
        <w:rPr>
          <w:bCs/>
          <w:lang w:val="en-GB"/>
        </w:rPr>
        <w:t xml:space="preserve"> </w:t>
      </w:r>
      <w:r w:rsidR="00CE5A08" w:rsidRPr="00042923">
        <w:rPr>
          <w:bCs/>
          <w:lang w:val="en-GB"/>
        </w:rPr>
        <w:tab/>
      </w:r>
    </w:p>
    <w:p w14:paraId="0F09DD1F" w14:textId="77777777" w:rsidR="0025361E" w:rsidRPr="00042923" w:rsidRDefault="0025361E" w:rsidP="0025361E">
      <w:pPr>
        <w:pStyle w:val="Paragraph"/>
        <w:ind w:firstLine="0"/>
        <w:rPr>
          <w:moveTo w:id="303" w:author="mnoonan" w:date="2022-08-25T13:39:00Z"/>
          <w:bCs/>
          <w:lang w:val="en-GB"/>
        </w:rPr>
      </w:pPr>
      <w:moveToRangeStart w:id="304" w:author="mnoonan" w:date="2022-08-25T13:39:00Z" w:name="move112327199"/>
      <w:moveTo w:id="305" w:author="mnoonan" w:date="2022-08-25T13:39:00Z">
        <w:r w:rsidRPr="00042923">
          <w:rPr>
            <w:bCs/>
            <w:lang w:val="en-GB"/>
          </w:rPr>
          <w:t xml:space="preserve">Infertility is estimated to affect approximately 48 million couples and 186 million individuals in reproductive age worldwide </w:t>
        </w:r>
        <w:r w:rsidRPr="00042923">
          <w:rPr>
            <w:bCs/>
            <w:lang w:val="en-GB"/>
          </w:rPr>
          <w:fldChar w:fldCharType="begin" w:fldLock="1"/>
        </w:r>
        <w:r w:rsidRPr="00042923">
          <w:rPr>
            <w:bCs/>
            <w:lang w:val="en-GB"/>
          </w:rPr>
          <w:instrText>ADDIN CSL_CITATION {"citationItems":[{"id":"ITEM-1","itemData":{"URL":"https://www.who.int/reproductivehealth/topics/infertility/perspective/en/","accessed":{"date-parts":[["2020","2","2"]]},"author":[{"dropping-particle":"","family":"WHO","given":"","non-dropping-particle":"","parse-names":false,"suffix":""}],"container-title":"World Health Organization","id":"ITEM-1","issued":{"date-parts":[["0"]]},"title":"Infertility is a global public health issue","type":"webpage"},"uris":["http://www.mendeley.com/documents/?uuid=64eabfbd-8a21-4a9d-8082-f0ed7e430596"]}],"mendeley":{"formattedCitation":"(&lt;i&gt;1&lt;/i&gt;)","plainTextFormattedCitation":"(1)","previouslyFormattedCitation":"(&lt;i&gt;1&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1</w:t>
        </w:r>
        <w:r w:rsidRPr="00042923">
          <w:rPr>
            <w:bCs/>
            <w:noProof/>
            <w:lang w:val="en-GB"/>
          </w:rPr>
          <w:t>)</w:t>
        </w:r>
        <w:r w:rsidRPr="00042923">
          <w:rPr>
            <w:bCs/>
            <w:lang w:val="en-GB"/>
          </w:rPr>
          <w:fldChar w:fldCharType="end"/>
        </w:r>
        <w:r w:rsidRPr="00042923">
          <w:rPr>
            <w:bCs/>
            <w:lang w:val="en-GB"/>
          </w:rPr>
          <w:t xml:space="preserve">, with 1 in every 7 couples experiencing difficulties in conception </w:t>
        </w:r>
        <w:r w:rsidRPr="00042923">
          <w:rPr>
            <w:bCs/>
            <w:lang w:val="en-GB"/>
          </w:rPr>
          <w:fldChar w:fldCharType="begin" w:fldLock="1"/>
        </w:r>
        <w:r w:rsidRPr="00042923">
          <w:rPr>
            <w:bCs/>
            <w:lang w:val="en-GB"/>
          </w:rPr>
          <w:instrText>ADDIN CSL_CITATION {"citationItems":[{"id":"ITEM-1","itemData":{"container-title":"https://www.nhs.uk/conditions/infertility/","id":"ITEM-1","issued":{"date-parts":[["2020","2","18"]]},"title":"Infertility","type":"webpage"},"uris":["http://www.mendeley.com/documents/?uuid=dbf531d6-db18-36d0-b2e8-cb8095be1089"]}],"mendeley":{"formattedCitation":"(&lt;i&gt;2&lt;/i&gt;)","plainTextFormattedCitation":"(2)","previouslyFormattedCitation":"(&lt;i&gt;2&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2</w:t>
        </w:r>
        <w:r w:rsidRPr="00042923">
          <w:rPr>
            <w:bCs/>
            <w:noProof/>
            <w:lang w:val="en-GB"/>
          </w:rPr>
          <w:t>)</w:t>
        </w:r>
        <w:r w:rsidRPr="00042923">
          <w:rPr>
            <w:bCs/>
            <w:lang w:val="en-GB"/>
          </w:rPr>
          <w:fldChar w:fldCharType="end"/>
        </w:r>
        <w:r w:rsidRPr="00042923">
          <w:rPr>
            <w:bCs/>
            <w:lang w:val="en-GB"/>
          </w:rPr>
          <w:t xml:space="preserve">. Regardless of the augmented development of assisted reproductive techniques (ARTs) in the past decades, the incidence of female infertility increased 14.9% accompanied by an increase of 8.2% for male infertility </w:t>
        </w:r>
        <w:r w:rsidRPr="00042923">
          <w:rPr>
            <w:bCs/>
            <w:lang w:val="en-GB"/>
          </w:rPr>
          <w:fldChar w:fldCharType="begin" w:fldLock="1"/>
        </w:r>
        <w:r w:rsidRPr="00042923">
          <w:rPr>
            <w:bCs/>
            <w:lang w:val="en-GB"/>
          </w:rPr>
          <w:instrText>ADDIN CSL_CITATION {"citationItems":[{"id":"ITEM-1","itemData":{"DOI":"10.18632/aging.102497","ISSN":"1945-4589","author":[{"dropping-particle":"","family":"Sun","given":"Hui","non-dropping-particle":"","parse-names":false,"suffix":""},{"dropping-particle":"","family":"Gong","given":"Ting-Ting","non-dropping-particle":"","parse-names":false,"suffix":""},{"dropping-particle":"","family":"Jiang","given":"Yu-Ting","non-dropping-particle":"","parse-names":false,"suffix":""},{"dropping-particle":"","family":"Zhang","given":"Shuang","non-dropping-particle":"","parse-names":false,"suffix":""},{"dropping-particle":"","family":"Zhao","given":"Yu-Hong","non-dropping-particle":"","parse-names":false,"suffix":""},{"dropping-particle":"","family":"Wu","given":"Qi-Jun","non-dropping-particle":"","parse-names":false,"suffix":""}],"container-title":"Aging","id":"ITEM-1","issue":"23","issued":{"date-parts":[["2019","12","2"]]},"page":"10952-10991","title":"Global, regional, and national prevalence and disability-adjusted life-years for infertility in 195 countries and territories, 1990–2017: results from a global burden of disease study, 2017","type":"article-journal","volume":"11"},"uris":["http://www.mendeley.com/documents/?uuid=a95416d6-4339-396a-b802-961bac9ce556"]}],"mendeley":{"formattedCitation":"(&lt;i&gt;3&lt;/i&gt;)","plainTextFormattedCitation":"(3)","previouslyFormattedCitation":"(&lt;i&gt;3&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3</w:t>
        </w:r>
        <w:r w:rsidRPr="00042923">
          <w:rPr>
            <w:bCs/>
            <w:noProof/>
            <w:lang w:val="en-GB"/>
          </w:rPr>
          <w:t>)</w:t>
        </w:r>
        <w:r w:rsidRPr="00042923">
          <w:rPr>
            <w:bCs/>
            <w:lang w:val="en-GB"/>
          </w:rPr>
          <w:fldChar w:fldCharType="end"/>
        </w:r>
        <w:r w:rsidRPr="00042923">
          <w:rPr>
            <w:bCs/>
            <w:lang w:val="en-GB"/>
          </w:rPr>
          <w:t xml:space="preserve">. Studies have shown that the presence of mental disturbances, such as anxiety and depression, are prevalent in women diagnosed with infertility </w:t>
        </w:r>
        <w:r w:rsidRPr="00042923">
          <w:rPr>
            <w:bCs/>
            <w:lang w:val="en-GB"/>
          </w:rPr>
          <w:fldChar w:fldCharType="begin" w:fldLock="1"/>
        </w:r>
        <w:r w:rsidRPr="00042923">
          <w:rPr>
            <w:bCs/>
            <w:lang w:val="en-GB"/>
          </w:rPr>
          <w:instrText>ADDIN CSL_CITATION {"citationItems":[{"id":"ITEM-1","itemData":{"DOI":"10.31887/DCNS.2018.20.1/klrooney","ISSN":"1958-5969","author":[{"dropping-particle":"","family":"Rooney","given":"Kristin L.","non-dropping-particle":"","parse-names":false,"suffix":""},{"dropping-particle":"","family":"Domar","given":"Alice D.","non-dropping-particle":"","parse-names":false,"suffix":""}],"container-title":"Dialogues in Clinical Neuroscience","id":"ITEM-1","issue":"1","issued":{"date-parts":[["2018","3","31"]]},"page":"41-47","title":"The relationship between stress and infertility","type":"article-journal","volume":"20"},"uris":["http://www.mendeley.com/documents/?uuid=5074c083-00ae-3379-8910-5b097941eb08"]}],"mendeley":{"formattedCitation":"(&lt;i&gt;4&lt;/i&gt;)","plainTextFormattedCitation":"(4)","previouslyFormattedCitation":"(&lt;i&gt;4&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4</w:t>
        </w:r>
        <w:r w:rsidRPr="00042923">
          <w:rPr>
            <w:bCs/>
            <w:noProof/>
            <w:lang w:val="en-GB"/>
          </w:rPr>
          <w:t>)</w:t>
        </w:r>
        <w:r w:rsidRPr="00042923">
          <w:rPr>
            <w:bCs/>
            <w:lang w:val="en-GB"/>
          </w:rPr>
          <w:fldChar w:fldCharType="end"/>
        </w:r>
        <w:r w:rsidRPr="00042923">
          <w:rPr>
            <w:bCs/>
            <w:lang w:val="en-GB"/>
          </w:rPr>
          <w:t xml:space="preserve">, with psychological symptoms equivalent to patients diagnosed with cancer </w:t>
        </w:r>
        <w:r w:rsidRPr="00042923">
          <w:rPr>
            <w:bCs/>
            <w:lang w:val="en-GB"/>
          </w:rPr>
          <w:fldChar w:fldCharType="begin" w:fldLock="1"/>
        </w:r>
        <w:r w:rsidRPr="00042923">
          <w:rPr>
            <w:bCs/>
            <w:lang w:val="en-GB"/>
          </w:rPr>
          <w:instrText>ADDIN CSL_CITATION {"citationItems":[{"id":"ITEM-1","itemData":{"ISSN":"0167-482X","PMID":"8142988","abstract":"To compare the psychological symptoms of infertile women with patients with other chronic medical conditions, subjects completed the Symptom Checklist-90 (Revised) (SCL-90R), a standardized, validated and widely used psychological questionnaire, prior to enrolling in a group behavioral treatment program. All subjects were female and the totals in each program were as follows: 149 with infertility, 136 with chronic pain, 22 undergoing cardiac rehabilitation, 93 with cancer, 77 with hypertension, and 11 with human immunodeficiency virus (HIV)-positive status. The infertile women had global symptom scores equivalent to the cancer, cardiac rehabilitation and hypertension patients, but lower scores than the chronic pain and HIV-positive patients (p &lt; 0.0001 and p &lt; 0.02 respectively). The anxiety and depression scores of the infertile women were significantly lower than chronic pain patients but not statistically different from the other groups. The results suggest that the psychological symptoms associated with infertility are similar to those associated with other serious medical conditions. Therefore, standard psychosocial interventions for serious medical illness should also be applied in infertility treatment.","author":[{"dropping-particle":"","family":"Domar","given":"A D","non-dropping-particle":"","parse-names":false,"suffix":""},{"dropping-particle":"","family":"Zuttermeister","given":"P C","non-dropping-particle":"","parse-names":false,"suffix":""},{"dropping-particle":"","family":"Friedman","given":"R","non-dropping-particle":"","parse-names":false,"suffix":""}],"container-title":"Journal of psychosomatic obstetrics and gynaecology","id":"ITEM-1","issued":{"date-parts":[["1993"]]},"page":"45-52","title":"The psychological impact of infertility: a comparison with patients with other medical conditions.","type":"article-journal","volume":"14 Suppl"},"uris":["http://www.mendeley.com/documents/?uuid=49e50bbd-3071-31cb-84ab-a504bd96fa8f"]}],"mendeley":{"formattedCitation":"(&lt;i&gt;5&lt;/i&gt;)","plainTextFormattedCitation":"(5)","previouslyFormattedCitation":"(&lt;i&gt;5&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5</w:t>
        </w:r>
        <w:r w:rsidRPr="00042923">
          <w:rPr>
            <w:bCs/>
            <w:noProof/>
            <w:lang w:val="en-GB"/>
          </w:rPr>
          <w:t>)</w:t>
        </w:r>
        <w:r w:rsidRPr="00042923">
          <w:rPr>
            <w:bCs/>
            <w:lang w:val="en-GB"/>
          </w:rPr>
          <w:fldChar w:fldCharType="end"/>
        </w:r>
        <w:r w:rsidRPr="00042923">
          <w:rPr>
            <w:bCs/>
            <w:lang w:val="en-GB"/>
          </w:rPr>
          <w:t xml:space="preserve">. Men diagnosed with infertility can also suffer from sexual dysfunction </w:t>
        </w:r>
        <w:r w:rsidRPr="00042923">
          <w:rPr>
            <w:bCs/>
            <w:lang w:val="en-GB"/>
          </w:rPr>
          <w:fldChar w:fldCharType="begin" w:fldLock="1"/>
        </w:r>
        <w:r w:rsidRPr="00042923">
          <w:rPr>
            <w:bCs/>
            <w:lang w:val="en-GB"/>
          </w:rPr>
          <w:instrText>ADDIN CSL_CITATION {"citationItems":[{"id":"ITEM-1","itemData":{"DOI":"10.1111/andr.12160","ISSN":"20472919","author":[{"dropping-particle":"","family":"Bechoua","given":"S.","non-dropping-particle":"","parse-names":false,"suffix":""},{"dropping-particle":"","family":"Hamamah","given":"S.","non-dropping-particle":"","parse-names":false,"suffix":""},{"dropping-particle":"","family":"Scalici","given":"E.","non-dropping-particle":"","parse-names":false,"suffix":""}],"container-title":"Andrology","id":"ITEM-1","issue":"3","issued":{"date-parts":[["2016","5"]]},"page":"395-403","title":"Male infertility: an obstacle to sexuality?","type":"article-journal","volume":"4"},"uris":["http://www.mendeley.com/documents/?uuid=33c16cd4-4b0d-34e0-8bc7-037bfe012760"]}],"mendeley":{"formattedCitation":"(&lt;i&gt;6&lt;/i&gt;)","plainTextFormattedCitation":"(6)","previouslyFormattedCitation":"(&lt;i&gt;6&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6</w:t>
        </w:r>
        <w:r w:rsidRPr="00042923">
          <w:rPr>
            <w:bCs/>
            <w:noProof/>
            <w:lang w:val="en-GB"/>
          </w:rPr>
          <w:t>)</w:t>
        </w:r>
        <w:r w:rsidRPr="00042923">
          <w:rPr>
            <w:bCs/>
            <w:lang w:val="en-GB"/>
          </w:rPr>
          <w:fldChar w:fldCharType="end"/>
        </w:r>
        <w:r w:rsidRPr="00042923">
          <w:rPr>
            <w:bCs/>
            <w:lang w:val="en-GB"/>
          </w:rPr>
          <w:t xml:space="preserve">, which can affect couples’ sexuality, having consequences for both men and women </w:t>
        </w:r>
        <w:r w:rsidRPr="00042923">
          <w:rPr>
            <w:bCs/>
            <w:lang w:val="en-GB"/>
          </w:rPr>
          <w:fldChar w:fldCharType="begin" w:fldLock="1"/>
        </w:r>
        <w:r w:rsidRPr="00042923">
          <w:rPr>
            <w:bCs/>
            <w:lang w:val="en-GB"/>
          </w:rPr>
          <w:instrText>ADDIN CSL_CITATION {"citationItems":[{"id":"ITEM-1","itemData":{"DOI":"10.20471/acc.2019.58.03.15","ISSN":"03539466","author":[{"dropping-particle":"","family":"Starc","given":"Andrej","non-dropping-particle":"","parse-names":false,"suffix":""}],"container-title":"Acta Clinica Croatica","id":"ITEM-1","issued":{"date-parts":[["2019"]]},"title":"Infertility and Sexual Dysfunctions: A Systematic Literature Review","type":"article-journal"},"uris":["http://www.mendeley.com/documents/?uuid=70c55a56-3a9a-3a4d-a1f7-4231e9b9dc78"]}],"mendeley":{"formattedCitation":"(&lt;i&gt;7&lt;/i&gt;)","plainTextFormattedCitation":"(7)","previouslyFormattedCitation":"(&lt;i&gt;7&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7</w:t>
        </w:r>
        <w:r w:rsidRPr="00042923">
          <w:rPr>
            <w:bCs/>
            <w:noProof/>
            <w:lang w:val="en-GB"/>
          </w:rPr>
          <w:t>)</w:t>
        </w:r>
        <w:r w:rsidRPr="00042923">
          <w:rPr>
            <w:bCs/>
            <w:lang w:val="en-GB"/>
          </w:rPr>
          <w:fldChar w:fldCharType="end"/>
        </w:r>
        <w:r w:rsidRPr="00042923">
          <w:rPr>
            <w:bCs/>
            <w:lang w:val="en-GB"/>
          </w:rPr>
          <w:t xml:space="preserve">. </w:t>
        </w:r>
        <w:r>
          <w:rPr>
            <w:bCs/>
            <w:lang w:val="en-GB"/>
          </w:rPr>
          <w:t>Therefore, t</w:t>
        </w:r>
        <w:r w:rsidRPr="00042923">
          <w:rPr>
            <w:bCs/>
            <w:lang w:val="en-GB"/>
          </w:rPr>
          <w:t xml:space="preserve">he World Health Organization (WHO) has recognized the importance of infertility in people’s life quality and well-being </w:t>
        </w:r>
        <w:r w:rsidRPr="00042923">
          <w:rPr>
            <w:bCs/>
            <w:lang w:val="en-GB"/>
          </w:rPr>
          <w:fldChar w:fldCharType="begin" w:fldLock="1"/>
        </w:r>
        <w:r w:rsidRPr="00042923">
          <w:rPr>
            <w:bCs/>
            <w:lang w:val="en-GB"/>
          </w:rPr>
          <w:instrText>ADDIN CSL_CITATION {"citationItems":[{"id":"ITEM-1","itemData":{"URL":"https://www.who.int/reproductivehealth/topics/infertility/perspective/en/","accessed":{"date-parts":[["2020","2","2"]]},"author":[{"dropping-particle":"","family":"WHO","given":"","non-dropping-particle":"","parse-names":false,"suffix":""}],"container-title":"World Health Organization","id":"ITEM-1","issued":{"date-parts":[["0"]]},"title":"Infertility is a global public health issue","type":"webpage"},"uris":["http://www.mendeley.com/documents/?uuid=64eabfbd-8a21-4a9d-8082-f0ed7e430596"]}],"mendeley":{"formattedCitation":"(&lt;i&gt;1&lt;/i&gt;)","plainTextFormattedCitation":"(1)","previouslyFormattedCitation":"(&lt;i&gt;1&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1</w:t>
        </w:r>
        <w:r w:rsidRPr="00042923">
          <w:rPr>
            <w:bCs/>
            <w:noProof/>
            <w:lang w:val="en-GB"/>
          </w:rPr>
          <w:t>)</w:t>
        </w:r>
        <w:r w:rsidRPr="00042923">
          <w:rPr>
            <w:bCs/>
            <w:lang w:val="en-GB"/>
          </w:rPr>
          <w:fldChar w:fldCharType="end"/>
        </w:r>
        <w:r w:rsidRPr="00042923">
          <w:rPr>
            <w:bCs/>
            <w:lang w:val="en-GB"/>
          </w:rPr>
          <w:t xml:space="preserve">. Even though the causes are until these days not fully explained, the decline in male fertility has already been associated to increased rates of obesity, poor nutrition, and environmental toxins </w:t>
        </w:r>
        <w:r w:rsidRPr="00042923">
          <w:rPr>
            <w:bCs/>
            <w:lang w:val="en-GB"/>
          </w:rPr>
          <w:fldChar w:fldCharType="begin" w:fldLock="1"/>
        </w:r>
        <w:r w:rsidRPr="00042923">
          <w:rPr>
            <w:bCs/>
            <w:lang w:val="en-GB"/>
          </w:rPr>
          <w:instrText>ADDIN CSL_CITATION {"citationItems":[{"id":"ITEM-1","itemData":{"DOI":"10.1097/MOU.0000000000000745","ISSN":"0963-0643","author":[{"dropping-particle":"","family":"Mann","given":"Uday","non-dropping-particle":"","parse-names":false,"suffix":""},{"dropping-particle":"","family":"Shiff","given":"Benjamin","non-dropping-particle":"","parse-names":false,"suffix":""},{"dropping-particle":"","family":"Patel","given":"Premal","non-dropping-particle":"","parse-names":false,"suffix":""}],"container-title":"Current Opinion in Urology","id":"ITEM-1","issue":"3","issued":{"date-parts":[["2020","5"]]},"page":"296-301","title":"Reasons for worldwide decline in male fertility","type":"article-journal","volume":"30"},"uris":["http://www.mendeley.com/documents/?uuid=a4944f34-61e1-3e4c-b899-998108bcce1e"]}],"mendeley":{"formattedCitation":"(&lt;i&gt;8&lt;/i&gt;)","plainTextFormattedCitation":"(8)","previouslyFormattedCitation":"(&lt;i&gt;8&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8</w:t>
        </w:r>
        <w:r w:rsidRPr="00042923">
          <w:rPr>
            <w:bCs/>
            <w:noProof/>
            <w:lang w:val="en-GB"/>
          </w:rPr>
          <w:t>)</w:t>
        </w:r>
        <w:r w:rsidRPr="00042923">
          <w:rPr>
            <w:bCs/>
            <w:lang w:val="en-GB"/>
          </w:rPr>
          <w:fldChar w:fldCharType="end"/>
        </w:r>
        <w:r w:rsidRPr="00042923">
          <w:rPr>
            <w:bCs/>
            <w:lang w:val="en-GB"/>
          </w:rPr>
          <w:t xml:space="preserve">. Environmental pollution has also been shown to impair fertility in females across many mammalian species, which can bring serious consequences, since female germ cells are not renewable </w:t>
        </w:r>
        <w:r w:rsidRPr="00042923">
          <w:rPr>
            <w:bCs/>
            <w:lang w:val="en-GB"/>
          </w:rPr>
          <w:fldChar w:fldCharType="begin" w:fldLock="1"/>
        </w:r>
        <w:r w:rsidRPr="00042923">
          <w:rPr>
            <w:bCs/>
            <w:lang w:val="en-GB"/>
          </w:rPr>
          <w:instrText>ADDIN CSL_CITATION {"citationItems":[{"id":"ITEM-1","itemData":{"DOI":"10.3390/ijerph17238802","ISSN":"1660-4601","abstract":"&lt;p&gt;A realistic picture of our world shows that it is heavily polluted everywhere. Coastal regions and oceans are polluted by farm fertilizer, manure runoff, sewage and industrial discharges, and large isles of waste plastic are floating around, impacting sea life. Terrestrial ecosystems are contaminated by heavy metals and organic chemicals that can be taken up by and accumulate in crop plants, and water tables are heavily contaminated by untreated industrial discharges. As deadly particulates can drift far, poor air quality has become a significant global problem and one that is not exclusive to major industrialized cities. The consequences are a dramatic impairment of our ecosystem and biodiversity and increases in degenerative or man-made diseases. In this respect, it has been demonstrated that environmental pollution impairs fertility in all mammalian species. The worst consequences are observed for females since the number of germ cells present in the ovary is fixed during fetal life, and the cells are not renewable. This means that any pollutant affecting hormonal homeostasis and/or the reproductive apparatus inevitably harms reproductive performance. This decline will have important social and economic consequences that can no longer be overlooked.&lt;/p&gt;","author":[{"dropping-particle":"","family":"Canipari","given":"Rita","non-dropping-particle":"","parse-names":false,"suffix":""},{"dropping-particle":"","family":"Santis","given":"Lucia","non-dropping-particle":"De","parse-names":false,"suffix":""},{"dropping-particle":"","family":"Cecconi","given":"Sandra","non-dropping-particle":"","parse-names":false,"suffix":""}],"container-title":"International Journal of Environmental Research and Public Health","id":"ITEM-1","issue":"23","issued":{"date-parts":[["2020","11","26"]]},"page":"8802","title":"Female Fertility and Environmental Pollution","type":"article-journal","volume":"17"},"uris":["http://www.mendeley.com/documents/?uuid=fb25f2bf-c1e2-3fd6-9a69-108b0f43bd6c"]}],"mendeley":{"formattedCitation":"(&lt;i&gt;9&lt;/i&gt;)","plainTextFormattedCitation":"(9)","previouslyFormattedCitation":"(&lt;i&gt;9&lt;/i&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9</w:t>
        </w:r>
        <w:r w:rsidRPr="00042923">
          <w:rPr>
            <w:bCs/>
            <w:noProof/>
            <w:lang w:val="en-GB"/>
          </w:rPr>
          <w:t>)</w:t>
        </w:r>
        <w:r w:rsidRPr="00042923">
          <w:rPr>
            <w:bCs/>
            <w:lang w:val="en-GB"/>
          </w:rPr>
          <w:fldChar w:fldCharType="end"/>
        </w:r>
        <w:r w:rsidRPr="00042923">
          <w:rPr>
            <w:bCs/>
            <w:lang w:val="en-GB"/>
          </w:rPr>
          <w:t xml:space="preserve">. Over this same timespan, there has been an alarming increase in the rates of reproductive dysfunctions and gamete abnormalities, reductions in gamete production, and altered embryo development in humans, animals and plants </w:t>
        </w:r>
        <w:r w:rsidRPr="00042923">
          <w:rPr>
            <w:bCs/>
            <w:lang w:val="en-GB"/>
          </w:rPr>
          <w:fldChar w:fldCharType="begin" w:fldLock="1"/>
        </w:r>
        <w:r w:rsidRPr="00042923">
          <w:rPr>
            <w:bCs/>
            <w:lang w:val="en-GB"/>
          </w:rPr>
          <w:instrText>ADDIN CSL_CITATION {"citationItems":[{"id":"ITEM-1","itemData":{"DOI":"10.1038/srep29318","ISSN":"2045-2322","PMID":"27384909","abstract":"Increasing evidence supports an association between exposure to endocrine disruptors, such as the xenoestrogen bisphenol A (BPA), a commonly used plasticiser, and the developmental programming of offspring health. To date however animal studies to investigate a direct causal have mainly focussed on supra-environmental BPA concentrations, without investigating the effect on the early embryo. In this study we investigated the effect of acute BPA exposure (days 3.5 to 7.5 post-fertilisation) at environmentally relevant concentrations (1 and 10 ng/mL) on in vitro bovine embryo development, quality and metabolism. We then examined whether culturing embryos in the presence of the oestrogen receptor inhibitor fulvestrant could negate effects of BPA and 17β-oestradiol (E2). Exposure to BPA or E2 (10 ng/mL) decreased blastocyst rate and the percentage of transferrable quality embryos, without affecting cell number, lineage allocation or metabolic gene expression compared to untreated embryos. Notably, blastocysts exposed to BPA and E2 (10 ng/mL) displayed an increase in glucose consumption. The presence of fulvestrant however negated the adverse developmental and metabolic effects, suggesting BPA elicits its effects via oestrogen-mediated pathways. This study demonstrates that even acute exposure to an environmentally relevant BPA concentration can affect early embryo development and metabolism. These may have long-term health consequences on an individual.","author":[{"dropping-particle":"","family":"Choi","given":"Bom-Ie","non-dropping-particle":"","parse-names":false,"suffix":""},{"dropping-particle":"","family":"Harvey","given":"Alexandra J.","non-dropping-particle":"","parse-names":false,"suffix":""},{"dropping-particle":"","family":"Green","given":"Mark P.","non-dropping-particle":"","parse-names":false,"suffix":""}],"container-title":"Scientific Reports","id":"ITEM-1","issue":"1","issued":{"date-parts":[["2016"]]},"page":"29318","publisher":"Nature Publishing Group","title":"Bisphenol A affects early bovine embryo development and metabolism that is negated by an oestrogen receptor inhibitor","type":"article-journal","volume":"6"},"uris":["http://www.mendeley.com/documents/?uuid=32c263d0-0ee9-43bb-a992-b7070ebdef6f"]},{"id":"ITEM-2","itemData":{"DOI":"10.1016/j.ygcen.2004.06.011","ISSN":"00166480","PMID":"15364205","abstract":"Many chemicals released into the environment have the capacity to disrupt the normal development of aquatic animals. We investigated the influence of nonylphenol (NP), bisphenol-A (BPA), and 17β-estradiol (E2) on developing Xenopus laevis embryos, as a model animal in the aquatic environment. Embryos were exposed to eight different concentrations of NP, BPA or E2 between 3 and 96 h post-fertilization (p.f.). Short body length, microcephaly, flexure, edema, and abnormal gut coiling were induced by 20 μM NP, BPA or 10 μM E2 by 96 h p.f. To clarify sensitive stages to these compounds, embryos were exposed to chemicals for 45 or 48 h starting at different developmental stages and experiments were terminated 96 h p.f. BPA and NP induced abnormalities in developing X. laevis, though the sensitive stages of embryos to these chemicals are different, BPA affecting earlier stages and NP affecting at later stages. To analyze the functional mechanisms of BPA and NP in induction of morphological changes, we adapted a DNA array technology and identified 6 X. laevis genes, XIRG, α skeletal tropomyosin, cyclin G1, HGF, troponin C2, and ribosomal protein L9. These findings may provide important clues to elucidate common mechanisms underlying teratogenic effects of these chemicals. © 2004 Elsevier Inc. All rights reserved.","author":[{"dropping-particle":"","family":"Sone","given":"Kiyoaki","non-dropping-particle":"","parse-names":false,"suffix":""},{"dropping-particle":"","family":"Hinago","given":"Megumi","non-dropping-particle":"","parse-names":false,"suffix":""},{"dropping-particle":"","family":"Kitayama","given":"Atsushi","non-dropping-particle":"","parse-names":false,"suffix":""},{"dropping-particle":"","family":"Morokuma","given":"Junji","non-dropping-particle":"","parse-names":false,"suffix":""},{"dropping-particle":"","family":"Ueno","given":"Naoto","non-dropping-particle":"","parse-names":false,"suffix":""},{"dropping-particle":"","family":"Watanabe","given":"Hajime","non-dropping-particle":"","parse-names":false,"suffix":""},{"dropping-particle":"","family":"Iguchi","given":"Taisen","non-dropping-particle":"","parse-names":false,"suffix":""}],"container-title":"General and Comparative Endocrinology","id":"ITEM-2","issue":"3","issued":{"date-parts":[["2004"]]},"page":"228-236","title":"Effects of 17β-estradiol, nonylphenol, and bisphenol-A on developing Xenopus laevis embryos","type":"article-journal","volume":"138"},"uris":["http://www.mendeley.com/documents/?uuid=a2d91984-cbe1-4d36-bf4d-bc04c520cb89"]},{"id":"ITEM-3","itemData":{"DOI":"10.3390/ijerph18052392","ISSN":"1660-4601","PMID":"33804513","abstract":"Much of the planet is swimming in discarded plastic, which is harming animal and possibly human health. Once at sea, sunlight, wind, and wave action break down plastic waste into small particles: the microplastics (MPs). Currently, particular attention has been drawn to their effects on aquatic environments but the health risks, especially in mammals, are poorly known. These non-biodegradable materials can act as a vector for environmental pollutants, can be ingested by humans in food and water, and can enter and accumulate in human tissues with a possible risk for heath. Recent studies revealed the deleterious effects of MPs exposure in male reproduction and sperm quality, making them a potential hazard to reproductive success. This manuscript summarizes the main changes in sperm quality along the lifespan and the upcoming studies on the effects of MPs in male fertility in mammals.","author":[{"dropping-particle":"","family":"D'Angelo","given":"Stefania","non-dropping-particle":"","parse-names":false,"suffix":""},{"dropping-particle":"","family":"Meccariello","given":"Rosaria","non-dropping-particle":"","parse-names":false,"suffix":""}],"container-title":"International Journal of Environmental Research and Public Health","id":"ITEM-3","issue":"5","issued":{"date-parts":[["2021","3","1"]]},"page":"2392","title":"Microplastics: A Threat for Male Fertility","type":"article-journal","volume":"18"},"uris":["http://www.mendeley.com/documents/?uuid=b848d921-121d-46c1-8046-76279a0da12c"]},{"id":"ITEM-4","itemData":{"DOI":"10.1590/S1677-5538.IBJU.2014.01.15","ISSN":"16775538","abstract":"INTRODUCTION: The aim of this study was to evaluate the effect of selective serotonin reuptake inhibitors (SSRIs) on testicular tissue and serum malondialdehyde (MDA) levels in rats.\\n\\nMATERIALS AND METHODS: A total of 40 male Wistar albino rats, 5.5-6 months old, were equally divided at random into five groups: group 1 was the control group, group 2 received sertraline 10mg/kg (p.o), group 3 was administered fluoxetine 10mg/kg (p.o), group 4 received escitalopram 10mg/kg (p.o), and group 5 (n = 8) was administered paroxetine 20mg/kg. Each dose was administered orally for two months. Johnsen's criteria were used to categorize spermatogenesis. Johnsen's method assigns a score of 1 to 10 to each tubule cross-section examined. In this system, a Johnsen score of 9 and 10 indicates normal histology. Serum luteinizing hormone (LH), follicle-stimulating hormone (FSH), and testosterone levels were evaluated. Serum MDA levels were also measured.\\n\\nRESULTS: The mean Johnsen scores were 9.36 ± 0.33, 9.29 ± 0.32, 8.86 ± 0.48, 9.10 ± 0.56, and 8.33 ± 0.90 in control group, sertraline group, fluoxetine group, escitalopram group, and paroxetine group, respectively. The Johnsen score was significantly lower for paroxetine group compared with the control group (p &lt; 0.05). The mean FSH level increased only in the sertraline group. With the exception of the fluoxetine group, the testosterone levels were lower in all groups compared with the control group. The total testosterone level was significantly lower in the sertraline group compared with the control group [40.87 (22.37-46.8) vs. 15.87 (13.53-19.88), p &lt; 0.01]. There were no significant differences between the groups with respect to the MDA and LH levels (p = 0.090 and p = 0.092).\\n\\nCONCLUSION: These data suggest that SSRIs have a negative effect on testicular tissues. This negative impact is markedly greater in the paroxetine group. To determine the exact mechanism of action of these drugs on testicular tissue, well-designed randomized controlled clinical studies are needed on a larger population.","author":[{"dropping-particle":"","family":"Erdemir","given":"Fikret","non-dropping-particle":"","parse-names":false,"suffix":""},{"dropping-particle":"","family":"Atilgan","given":"Dogan","non-dropping-particle":"","parse-names":false,"suffix":""},{"dropping-particle":"","family":"Firat","given":"Fatih","non-dropping-particle":"","parse-names":false,"suffix":""},{"dropping-particle":"","family":"Markoc","given":"Fatma","non-dropping-particle":"","parse-names":false,"suffix":""},{"dropping-particle":"","family":"Parlaktas","given":"Bekir Suha","non-dropping-particle":"","parse-names":false,"suffix":""},{"dropping-particle":"","family":"Sogut","given":"Erkan","non-dropping-particle":"","parse-names":false,"suffix":""}],"container-title":"International Braz J Urol","id":"ITEM-4","issue":"1","issued":{"date-parts":[["2014"]]},"page":"100-108","title":"The effect of Sertraline, Paroxetine, Fluoxetine and Escitalopram on testicular tissue and oxidative stress parameters in rats","type":"article-journal","volume":"40"},"uris":["http://www.mendeley.com/documents/?uuid=2ae3f369-a82e-4c0e-8b60-fc5e1ed373df"]},{"id":"ITEM-5","itemData":{"DOI":"10.1186/s13148-015-0155-4","ISSN":"1868-7075","PMID":"26566402","abstract":"The correlation between epigenetics and human reproduction represents a very interesting field of study, mainly due to the possible transgenerational effects related to epigenetic modifications of male and female gametes. In the present review, we focused our attention to the role played by epigenetics on male reproduction, evidencing at least four different levels at which sperm epigenetic modifications could affect reproduction: (1) spermatogenesis failure; (2) embryo development; (3) outcome of assisted reproduction technique (ART) protocols, mainly as concerning genomic imprinting; and (4) long-term effects during the offspring lifetime. The environmental agents responsible for epigenetic modifications are also examined, suggesting that the control of paternal lifestyle prior to conception could represent in the next future a novel hot topic in the management of human reproduction.","author":[{"dropping-particle":"","family":"Stuppia","given":"Liborio","non-dropping-particle":"","parse-names":false,"suffix":""},{"dropping-particle":"","family":"Franzago","given":"Marica","non-dropping-particle":"","parse-names":false,"suffix":""},{"dropping-particle":"","family":"Ballerini","given":"Patrizia","non-dropping-particle":"","parse-names":false,"suffix":""},{"dropping-particle":"","family":"Gatta","given":"Valentina","non-dropping-particle":"","parse-names":false,"suffix":""},{"dropping-particle":"","family":"Antonucci","given":"Ivana","non-dropping-particle":"","parse-names":false,"suffix":""}],"container-title":"Clinical epigenetics","id":"ITEM-5","issued":{"date-parts":[["2015"]]},"page":"120","publisher":"Clinical Epigenetics","title":"Epigenetics and male reproduction: the consequences of paternal lifestyle on fertility, embryo development, and children lifetime health.","type":"article-journal","volume":"7"},"uris":["http://www.mendeley.com/documents/?uuid=34b101fc-2e1f-44b5-b094-5a2758441ab5"]},{"id":"ITEM-6","itemData":{"DOI":"10.1530/JOE-17-0023","ISSN":"1479-6805","PMID":"28356401","abstract":"Endocrine disrupting chemicals are ubiquitous chemicals that exhibit endocrine disrupting properties in both humans and animals. Female reproduction is an important process, which is regulated by hormones and is susceptible to the effects of exposure to endocrine disrupting chemicals. Disruptions in female reproductive functions by endocrine disrupting chemicals may result in subfertility, infertility, improper hormone production, estrous and menstrual cycle abnormalities, anovulation, and early reproductive senescence. This review summarizes the effects of a variety of synthetic endocrine disrupting chemicals on fertility during adult life. The chemicals covered in this review are pesticides (organochlorines, organophosphates, carbamates, pyrethroids, and triazines), heavy metals (arsenic, lead, and mercury), diethylstilbesterol, plasticizer alternatives (di-(2-ethylhexyl) phthalate and bisphenol A alternatives), 2,3,7,8-tetrachlorodibenzo-p-dioxin, nonylphenol, polychlorinated biphenyls, triclosan, and parabens. This review focuses on the hypothalamus, pituitary, ovary, and uterus because together they regulate normal female fertility and the onset of reproductive senescence. The literature shows that several endocrine disrupting chemicals have endocrine disrupting abilities in females during adult life, causing fertility abnormalities in both humans and animals.","author":[{"dropping-particle":"","family":"Rattan","given":"Saniya","non-dropping-particle":"","parse-names":false,"suffix":""},{"dropping-particle":"","family":"Zhou","given":"Changqing","non-dropping-particle":"","parse-names":false,"suffix":""},{"dropping-particle":"","family":"Chiang","given":"Catheryne","non-dropping-particle":"","parse-names":false,"suffix":""},{"dropping-particle":"","family":"Mahalingam","given":"Sharada","non-dropping-particle":"","parse-names":false,"suffix":""},{"dropping-particle":"","family":"Brehm","given":"Emily","non-dropping-particle":"","parse-names":false,"suffix":""},{"dropping-particle":"","family":"Flaws","given":"Jodi A","non-dropping-particle":"","parse-names":false,"suffix":""}],"container-title":"The Journal of endocrinology","id":"ITEM-6","issue":"3","issued":{"date-parts":[["2017","6"]]},"page":"R109-R129","title":"Exposure to endocrine disruptors during adulthood: consequences for female fertility.","type":"article-journal","volume":"233"},"uris":["http://www.mendeley.com/documents/?uuid=57e97264-2c73-49eb-9dbc-b627b8b8593e"]},{"id":"ITEM-7","itemData":{"DOI":"10.1016/j.reprotox.2014.06.008","ISSN":"1873-1708","PMID":"24994688","abstract":"Phthalates are the diverse group of compounds abundantly present in environment. The present study shows the estrogenic potential of diethyl phthalate (DEP). The data showed that DEP increased the transactivation of ER in CHO and MCF-7 cells suggesting its interaction with ER. In vivo parameters like increased uterine epithelial cell height and up regulation of various steroidogenic genes were also observed in adult female rats. Our uterotrophic assay data from immature female rats suggested that DEP treatment resulted in augmentation of uterine weight as well as luminal epithelial cell heights in both vaginal and uterine tissues. Further, DEP was able to upregulate pS2 gene expression with simultaneous activation of MAPK pathway as demonstrated by increased p-ERK/ERK ratio. Taken together, the present data suggests that DEP acts as an estrogenic compound and based on these data further detailed studies would reveal its mode of action at cellular levels.","author":[{"dropping-particle":"","family":"Kumar","given":"Narender","non-dropping-particle":"","parse-names":false,"suffix":""},{"dropping-particle":"","family":"Sharan","given":"Shruti","non-dropping-particle":"","parse-names":false,"suffix":""},{"dropping-particle":"","family":"Srivastava","given":"Swati","non-dropping-particle":"","parse-names":false,"suffix":""},{"dropping-particle":"","family":"Roy","given":"Partha","non-dropping-particle":"","parse-names":false,"suffix":""}],"container-title":"Reproductive toxicology (Elmsford, N.Y.)","id":"ITEM-7","issued":{"date-parts":[["2014","11"]]},"page":"12-26","title":"Assessment of estrogenic potential of diethyl phthalate in female reproductive system involving both genomic and non-genomic actions.","type":"article-journal","volume":"49"},"uris":["http://www.mendeley.com/documents/?uuid=78d1d42a-95f9-4c0b-b60d-391fa6bf37cf"]},{"id":"ITEM-8","itemData":{"DOI":"10.1016/j.reprotox.2016.04.005","ISSN":"1873-1708","PMID":"27067915","abstract":"Evidence from toxicological studies has demonstrated that phthalates can lead to reduced fertility through effects on folliculogenesis, oocyte maturation and embryonic development, but human data are limited. Concentrations of eight phthalate metabolites in 110 follicular fluid (FF) and urine samples collected from 112 women attending an infertility clinic in Wuhan, China were quantified, and correlations between paired matrices were explored. Associations between metabolite concentrations and in vitro fertilization (IVF) parameters were evaluated with multivariable models. Six metabolites were detected in &gt;72.73% of the FF samples. MEHP and MBP were the dominant metabolites with a median level of 2.80 and 2.05ng/mL, respectively. Significant correlations between the two matrices, urine and FF, were found for MEP (rs=0.44), and MBP (rs=0.22). FF and urinary metabolite concentrations were not associated with any IVF parameters. However, given the prevalence of phthalates exposure, further work is needed to elucidate the potential hazard on female reproduction.","author":[{"dropping-particle":"","family":"Du","given":"Yao-Yao","non-dropping-particle":"","parse-names":false,"suffix":""},{"dropping-particle":"","family":"Fang","given":"Yue-Li","non-dropping-particle":"","parse-names":false,"suffix":""},{"dropping-particle":"","family":"Wang","given":"Yi-Xin","non-dropping-particle":"","parse-names":false,"suffix":""},{"dropping-particle":"","family":"Zeng","given":"Qiang","non-dropping-particle":"","parse-names":false,"suffix":""},{"dropping-particle":"","family":"Guo","given":"Na","non-dropping-particle":"","parse-names":false,"suffix":""},{"dropping-particle":"","family":"Zhao","given":"Hua","non-dropping-particle":"","parse-names":false,"suffix":""},{"dropping-particle":"","family":"Li","given":"Yu-Feng","non-dropping-particle":"","parse-names":false,"suffix":""}],"container-title":"Reproductive toxicology (Elmsford, N.Y.)","id":"ITEM-8","issued":{"date-parts":[["2016","6"]]},"page":"142-50","title":"Follicular fluid and urinary concentrations of phthalate metabolites among infertile women and associations with in vitro fertilization parameters.","type":"article-journal","volume":"61"},"uris":["http://www.mendeley.com/documents/?uuid=b14cb764-c8cc-44f2-811f-7c213fa2821f"]},{"id":"ITEM-9","itemData":{"DOI":"10.1073/pnas.1519019113","ISSN":"0027-8424","PMID":"26831072","abstract":"Plastics are persistent synthetic polymers that accumulate as waste in the marine environment. Microplastic (MP) particles are derived from the breakdown of larger debris or can enter the environment as microscopic fragments. Because filter-feeder organisms ingest MP while feeding, they are likely to be impacted by MP pollution. To assess the impact of polystyrene microspheres (micro-PS) on the physiology of the Pacific oyster, adult oysters were experimentally exposed to virgin micro-PS (2 and 6 μm in diameter; 0.023 mg·L-1) for 2 mo during a reproductive cycle. Effects were investigated on ecophysiological parameters; cellular, transcriptomic, and proteomic responses; fecundity; and offspring development. Oysters preferentially ingested the 6-μm micro-PS over the 2-μm-diameter particles. Consumption of microalgae and absorption efficiency were significantly higher in exposed oysters, suggesting compensatory and physical effects on both digestive parameters. After 2 mo, exposed oysters had significant decreases in oocyte number (-38%), diameter (-5%), and sperm velocity (-23%). The D-larval yield and larval development of offspring derived from exposed parents decreased by 41% and 18%, respectively, compared with control offspring. Dynamic energy budget modeling, supported by transcriptomic profiles, suggested a significant shift of energy allocation from reproduction to structural growth, and elevated maintenance costs in exposed oysters, which is thought to be caused by interference with energy uptake. Molecular signatures of endocrine disruption were also revealed, but no endocrine disruptors were found in the biological samples. This study provides evidence that micro-PS cause feeding modifications and reproductive disruption in oysters, with significant impacts on offspring.","author":[{"dropping-particle":"","family":"Sussarellu","given":"Rossana","non-dropping-particle":"","parse-names":false,"suffix":""},{"dropping-particle":"","family":"Suquet","given":"Marc","non-dropping-particle":"","parse-names":false,"suffix":""},{"dropping-particle":"","family":"Thomas","given":"Yoann","non-dropping-particle":"","parse-names":false,"suffix":""},{"dropping-particle":"","family":"Lambert","given":"Christophe","non-dropping-particle":"","parse-names":false,"suffix":""},{"dropping-particle":"","family":"Fabioux","given":"Caroline","non-dropping-particle":"","parse-names":false,"suffix":""},{"dropping-particle":"","family":"Pernet","given":"Marie Eve Julie","non-dropping-particle":"","parse-names":false,"suffix":""},{"dropping-particle":"Le","family":"Goïc","given":"Nelly","non-dropping-particle":"","parse-names":false,"suffix":""},{"dropping-particle":"","family":"Quillien","given":"Virgile","non-dropping-particle":"","parse-names":false,"suffix":""},{"dropping-particle":"","family":"Mingant","given":"Christian","non-dropping-particle":"","parse-names":false,"suffix":""},{"dropping-particle":"","family":"Epelboin","given":"Yanouk","non-dropping-particle":"","parse-names":false,"suffix":""},{"dropping-particle":"","family":"Corporeau","given":"Charlotte","non-dropping-particle":"","parse-names":false,"suffix":""},{"dropping-particle":"","family":"Guyomarch","given":"Julien","non-dropping-particle":"","parse-names":false,"suffix":""},{"dropping-particle":"","family":"Robbens","given":"Johan","non-dropping-particle":"","parse-names":false,"suffix":""},{"dropping-particle":"","family":"Paul-Pont","given":"Ika","non-dropping-particle":"","parse-names":false,"suffix":""},{"dropping-particle":"","family":"Soudant","given":"Philippe","non-dropping-particle":"","parse-names":false,"suffix":""},{"dropping-particle":"","family":"Huvet","given":"Arnaud","non-dropping-particle":"","parse-names":false,"suffix":""},{"dropping-particle":"","family":"Goïc","given":"Nelly","non-dropping-particle":"Le","parse-names":false,"suffix":""},{"dropping-particle":"","family":"Quillien","given":"Virgile","non-dropping-particle":"","parse-names":false,"suffix":""},{"dropping-particle":"","family":"Mingant","given":"Christian","non-dropping-particle":"","parse-names":false,"suffix":""},{"dropping-particle":"","family":"Epelboin","given":"Yanouk","non-dropping-particle":"","parse-names":false,"suffix":""},{"dropping-particle":"","family":"Corporeau","given":"Charlotte","non-dropping-particle":"","parse-names":false,"suffix":""},{"dropping-particle":"","family":"Guyomarch","given":"Julien","non-dropping-particle":"","parse-names":false,"suffix":""},{"dropping-particle":"","family":"Robbens","given":"Johan","non-dropping-particle":"","parse-names":false,"suffix":""},{"dropping-particle":"","family":"Paul-Pont","given":"Ika","non-dropping-particle":"","parse-names":false,"suffix":""},{"dropping-particle":"","family":"Soudant","given":"Philippe","non-dropping-particle":"","parse-names":false,"suffix":""},{"dropping-particle":"","family":"Huvet","given":"Arnaud","non-dropping-particle":"","parse-names":false,"suffix":""},{"dropping-particle":"Le","family":"Goïc","given":"Nelly","non-dropping-particle":"","parse-names":false,"suffix":""},{"dropping-particle":"","family":"Quillien","given":"Virgile","non-dropping-particle":"","parse-names":false,"suffix":""},{"dropping-particle":"","family":"Mingant","given":"Christian","non-dropping-particle":"","parse-names":false,"suffix":""},{"dropping-particle":"","family":"Epelboin","given":"Yanouk","non-dropping-particle":"","parse-names":false,"suffix":""},{"dropping-particle":"","family":"Corporeau","given":"Charlotte","non-dropping-particle":"","parse-names":false,"suffix":""},{"dropping-particle":"","family":"Guyomarch","given":"Julien","non-dropping-particle":"","parse-names":false,"suffix":""},{"dropping-particle":"","family":"Robbens","given":"Johan","non-dropping-particle":"","parse-names":false,"suffix":""},{"dropping-particle":"","family":"Paul-Pont","given":"Ika","non-dropping-particle":"","parse-names":false,"suffix":""},{"dropping-particle":"","family":"Soudant","given":"Philippe","non-dropping-particle":"","parse-names":false,"suffix":""},{"dropping-particle":"","family":"Huvet","given":"Arnaud","non-dropping-particle":"","parse-names":false,"suffix":""}],"container-title":"Proceedings of the National Academy of Sciences","id":"ITEM-9","issue":"9","issued":{"date-parts":[["2016","3"]]},"page":"2430-2435","title":"Oyster reproduction is affected by exposure to polystyrene microplastics","type":"article-journal","volume":"113"},"uris":["http://www.mendeley.com/documents/?uuid=99c5432c-7225-4a64-9155-033f8d311163"]}],"mendeley":{"formattedCitation":"(&lt;i&gt;10&lt;/i&gt;–&lt;i&gt;18&lt;/i&gt;)","plainTextFormattedCitation":"(10–18)","previouslyFormattedCitation":"&lt;sup&gt;1–9&lt;/sup&gt;"},"properties":{"noteIndex":0},"schema":"https://github.com/citation-style-language/schema/raw/master/csl-citation.json"}</w:instrText>
        </w:r>
        <w:r w:rsidRPr="00042923">
          <w:rPr>
            <w:bCs/>
            <w:lang w:val="en-GB"/>
          </w:rPr>
          <w:fldChar w:fldCharType="separate"/>
        </w:r>
        <w:r w:rsidRPr="00042923">
          <w:rPr>
            <w:bCs/>
            <w:noProof/>
            <w:lang w:val="en-GB"/>
          </w:rPr>
          <w:t>(</w:t>
        </w:r>
        <w:r w:rsidRPr="00042923">
          <w:rPr>
            <w:bCs/>
            <w:i/>
            <w:noProof/>
            <w:lang w:val="en-GB"/>
          </w:rPr>
          <w:t>10</w:t>
        </w:r>
        <w:r w:rsidRPr="00042923">
          <w:rPr>
            <w:bCs/>
            <w:noProof/>
            <w:lang w:val="en-GB"/>
          </w:rPr>
          <w:t>–</w:t>
        </w:r>
        <w:r w:rsidRPr="00042923">
          <w:rPr>
            <w:bCs/>
            <w:i/>
            <w:noProof/>
            <w:lang w:val="en-GB"/>
          </w:rPr>
          <w:t>18</w:t>
        </w:r>
        <w:r w:rsidRPr="00042923">
          <w:rPr>
            <w:bCs/>
            <w:noProof/>
            <w:lang w:val="en-GB"/>
          </w:rPr>
          <w:t>)</w:t>
        </w:r>
        <w:r w:rsidRPr="00042923">
          <w:rPr>
            <w:bCs/>
            <w:lang w:val="en-GB"/>
          </w:rPr>
          <w:fldChar w:fldCharType="end"/>
        </w:r>
        <w:r w:rsidRPr="00042923">
          <w:rPr>
            <w:bCs/>
            <w:lang w:val="en-GB"/>
          </w:rPr>
          <w:t>.</w:t>
        </w:r>
      </w:moveTo>
    </w:p>
    <w:moveToRangeEnd w:id="304"/>
    <w:p w14:paraId="2A336227" w14:textId="49D6C1AE" w:rsidR="00BF24EC" w:rsidRDefault="00BF24EC" w:rsidP="0018028B">
      <w:pPr>
        <w:pStyle w:val="Paragraph"/>
        <w:ind w:firstLine="0"/>
        <w:rPr>
          <w:bCs/>
          <w:lang w:val="en-GB"/>
        </w:rPr>
      </w:pPr>
    </w:p>
    <w:p w14:paraId="4ED11AFC" w14:textId="77777777" w:rsidR="00BF24EC" w:rsidRPr="00042923" w:rsidRDefault="00BF24EC" w:rsidP="0018028B">
      <w:pPr>
        <w:pStyle w:val="Paragraph"/>
        <w:ind w:firstLine="0"/>
        <w:rPr>
          <w:bCs/>
          <w:lang w:val="en-GB"/>
        </w:rPr>
      </w:pPr>
    </w:p>
    <w:p w14:paraId="11DD1D81" w14:textId="77777777" w:rsidR="000B7F0C" w:rsidRPr="00042923" w:rsidRDefault="005341F3" w:rsidP="00AC2069">
      <w:pPr>
        <w:pStyle w:val="Paragraph"/>
        <w:spacing w:before="0"/>
        <w:ind w:firstLine="0"/>
        <w:rPr>
          <w:b/>
          <w:lang w:val="en-GB"/>
        </w:rPr>
      </w:pPr>
      <w:r w:rsidRPr="00042923">
        <w:rPr>
          <w:b/>
          <w:lang w:val="en-GB"/>
        </w:rPr>
        <w:t>Materials and Methods</w:t>
      </w:r>
    </w:p>
    <w:p w14:paraId="0B95ED44" w14:textId="4F0DAA46" w:rsidR="003B7AE9" w:rsidRPr="003B7AE9" w:rsidRDefault="003B7AE9" w:rsidP="00C403EC">
      <w:pPr>
        <w:pStyle w:val="Paragraph"/>
        <w:ind w:firstLine="0"/>
        <w:rPr>
          <w:b/>
          <w:bCs/>
          <w:lang w:val="en-GB"/>
        </w:rPr>
      </w:pPr>
      <w:r w:rsidRPr="003B7AE9">
        <w:rPr>
          <w:b/>
          <w:bCs/>
          <w:lang w:val="en-GB"/>
        </w:rPr>
        <w:t>Contamination prevention</w:t>
      </w:r>
    </w:p>
    <w:p w14:paraId="0EA83D53" w14:textId="6C120D52" w:rsidR="00C403EC" w:rsidRPr="00042923" w:rsidRDefault="00C403EC" w:rsidP="00C403EC">
      <w:pPr>
        <w:pStyle w:val="Paragraph"/>
        <w:ind w:firstLine="0"/>
        <w:rPr>
          <w:lang w:val="en-GB"/>
        </w:rPr>
      </w:pPr>
      <w:r w:rsidRPr="00042923">
        <w:rPr>
          <w:lang w:val="en-GB"/>
        </w:rPr>
        <w:lastRenderedPageBreak/>
        <w:t xml:space="preserve">To prevent sample contamination with airborne/materials MPs, all procedures were performed in a laminar flow, and flasks and other apparatus, whenever possible, were replaced by glass materials. Moreover, all materials and equipment used were </w:t>
      </w:r>
      <w:r w:rsidR="004F57B5" w:rsidRPr="00042923">
        <w:rPr>
          <w:lang w:val="en-GB"/>
        </w:rPr>
        <w:t>rinsed</w:t>
      </w:r>
      <w:r w:rsidRPr="00042923">
        <w:rPr>
          <w:lang w:val="en-GB"/>
        </w:rPr>
        <w:t xml:space="preserve"> three times with filtered (0.1 μm filter</w:t>
      </w:r>
      <w:r w:rsidR="004F57B5" w:rsidRPr="00042923">
        <w:rPr>
          <w:lang w:val="en-GB"/>
        </w:rPr>
        <w:t xml:space="preserve"> - </w:t>
      </w:r>
      <w:r w:rsidR="004F57B5" w:rsidRPr="00042923">
        <w:rPr>
          <w:highlight w:val="yellow"/>
          <w:lang w:val="en-GB"/>
        </w:rPr>
        <w:t>brand</w:t>
      </w:r>
      <w:r w:rsidRPr="00042923">
        <w:rPr>
          <w:lang w:val="en-GB"/>
        </w:rPr>
        <w:t xml:space="preserve">) ultra-pure water prior to use. </w:t>
      </w:r>
      <w:r w:rsidR="003B6B53" w:rsidRPr="00042923">
        <w:rPr>
          <w:lang w:val="en-GB"/>
        </w:rPr>
        <w:t xml:space="preserve"> All reagents and water used were filtered using a 0.1 μm filter before use.</w:t>
      </w:r>
    </w:p>
    <w:p w14:paraId="080BADB6" w14:textId="77777777" w:rsidR="00C403EC" w:rsidRPr="00042923" w:rsidRDefault="00C403EC" w:rsidP="00C403EC">
      <w:pPr>
        <w:pStyle w:val="Paragraph"/>
        <w:ind w:firstLine="0"/>
        <w:rPr>
          <w:b/>
          <w:lang w:val="en-GB"/>
        </w:rPr>
      </w:pPr>
    </w:p>
    <w:p w14:paraId="00034140" w14:textId="53888146" w:rsidR="00A634F4" w:rsidRPr="00042923" w:rsidRDefault="00C403EC" w:rsidP="00C403EC">
      <w:pPr>
        <w:pStyle w:val="Paragraph"/>
        <w:ind w:firstLine="0"/>
        <w:rPr>
          <w:b/>
          <w:lang w:val="en-GB"/>
        </w:rPr>
      </w:pPr>
      <w:r w:rsidRPr="00042923">
        <w:rPr>
          <w:b/>
          <w:lang w:val="en-GB"/>
        </w:rPr>
        <w:t xml:space="preserve">Microplastic </w:t>
      </w:r>
      <w:r w:rsidR="00A634F4" w:rsidRPr="00042923">
        <w:rPr>
          <w:b/>
          <w:lang w:val="en-GB"/>
        </w:rPr>
        <w:t xml:space="preserve">polystyrene </w:t>
      </w:r>
      <w:r w:rsidRPr="00042923">
        <w:rPr>
          <w:b/>
          <w:lang w:val="en-GB"/>
        </w:rPr>
        <w:t>beads</w:t>
      </w:r>
    </w:p>
    <w:p w14:paraId="6B9BEB80" w14:textId="73AE8381" w:rsidR="00C403EC" w:rsidRPr="00042923" w:rsidRDefault="00C403EC" w:rsidP="00C403EC">
      <w:pPr>
        <w:pStyle w:val="Paragraph"/>
        <w:ind w:firstLine="0"/>
        <w:rPr>
          <w:b/>
          <w:lang w:val="en-GB"/>
        </w:rPr>
      </w:pPr>
      <w:r w:rsidRPr="00042923">
        <w:rPr>
          <w:lang w:val="en-GB"/>
        </w:rPr>
        <w:t>Polystyrene beads (SURF-CAL™ particle size standards) having sizes 0.047</w:t>
      </w:r>
      <w:r w:rsidR="008B3B38" w:rsidRPr="00042923">
        <w:rPr>
          <w:lang w:val="en-GB"/>
        </w:rPr>
        <w:t xml:space="preserve"> (B0.05)</w:t>
      </w:r>
      <w:r w:rsidRPr="00042923">
        <w:rPr>
          <w:lang w:val="en-GB"/>
        </w:rPr>
        <w:t>, 0.100</w:t>
      </w:r>
      <w:r w:rsidR="008B3B38" w:rsidRPr="00042923">
        <w:rPr>
          <w:lang w:val="en-GB"/>
        </w:rPr>
        <w:t xml:space="preserve"> (B0.1)</w:t>
      </w:r>
      <w:r w:rsidRPr="00042923">
        <w:rPr>
          <w:lang w:val="en-GB"/>
        </w:rPr>
        <w:t>, 0.304</w:t>
      </w:r>
      <w:r w:rsidR="008B3B38" w:rsidRPr="00042923">
        <w:rPr>
          <w:lang w:val="en-GB"/>
        </w:rPr>
        <w:t xml:space="preserve"> (B0.3)</w:t>
      </w:r>
      <w:r w:rsidRPr="00042923">
        <w:rPr>
          <w:lang w:val="en-GB"/>
        </w:rPr>
        <w:t xml:space="preserve"> and 1.112</w:t>
      </w:r>
      <w:r w:rsidR="008B3B38" w:rsidRPr="00042923">
        <w:rPr>
          <w:lang w:val="en-GB"/>
        </w:rPr>
        <w:t xml:space="preserve"> (B1.1)</w:t>
      </w:r>
      <w:r w:rsidRPr="00042923">
        <w:rPr>
          <w:lang w:val="en-GB"/>
        </w:rPr>
        <w:t xml:space="preserve"> μm were purchased from Thermo Fisher Scientific. The beads were present in deionized filtered water in a concentration of 3 x 10</w:t>
      </w:r>
      <w:r w:rsidRPr="00042923">
        <w:rPr>
          <w:vertAlign w:val="superscript"/>
          <w:lang w:val="en-GB"/>
        </w:rPr>
        <w:t>8</w:t>
      </w:r>
      <w:r w:rsidRPr="00042923">
        <w:rPr>
          <w:lang w:val="en-GB"/>
        </w:rPr>
        <w:t xml:space="preserve"> particles</w:t>
      </w:r>
      <w:r w:rsidR="00346E86" w:rsidRPr="00042923">
        <w:rPr>
          <w:lang w:val="en-GB"/>
        </w:rPr>
        <w:t xml:space="preserve"> </w:t>
      </w:r>
      <w:r w:rsidRPr="00042923">
        <w:rPr>
          <w:lang w:val="en-GB"/>
        </w:rPr>
        <w:t>mL</w:t>
      </w:r>
      <w:r w:rsidR="00346E86" w:rsidRPr="00042923">
        <w:rPr>
          <w:vertAlign w:val="superscript"/>
          <w:lang w:val="en-GB"/>
        </w:rPr>
        <w:t>-1</w:t>
      </w:r>
      <w:r w:rsidRPr="00042923">
        <w:rPr>
          <w:lang w:val="en-GB"/>
        </w:rPr>
        <w:t xml:space="preserve"> and were diluted according to the concentration required for each experiment.</w:t>
      </w:r>
    </w:p>
    <w:p w14:paraId="4BFFAF2A" w14:textId="77777777" w:rsidR="0018028B" w:rsidRPr="00042923" w:rsidRDefault="0018028B" w:rsidP="00A634F4">
      <w:pPr>
        <w:pStyle w:val="Paragraph"/>
        <w:ind w:firstLine="0"/>
        <w:rPr>
          <w:b/>
          <w:lang w:val="en-GB"/>
        </w:rPr>
      </w:pPr>
    </w:p>
    <w:p w14:paraId="3AC1004E" w14:textId="16EE38A4" w:rsidR="00A634F4" w:rsidRPr="00042923" w:rsidRDefault="00A634F4" w:rsidP="00A634F4">
      <w:pPr>
        <w:pStyle w:val="Paragraph"/>
        <w:ind w:firstLine="0"/>
        <w:rPr>
          <w:b/>
          <w:lang w:val="en-GB"/>
        </w:rPr>
      </w:pPr>
      <w:r w:rsidRPr="00042923">
        <w:rPr>
          <w:b/>
          <w:lang w:val="en-GB"/>
        </w:rPr>
        <w:t>Bovine oocyte and follicular fluid isolation</w:t>
      </w:r>
    </w:p>
    <w:p w14:paraId="193577E5" w14:textId="2A7CFFD2" w:rsidR="00A634F4" w:rsidRPr="00042923" w:rsidRDefault="00A634F4" w:rsidP="00A634F4">
      <w:pPr>
        <w:pStyle w:val="Paragraph"/>
        <w:ind w:firstLine="0"/>
        <w:rPr>
          <w:bCs/>
          <w:lang w:val="en-GB"/>
        </w:rPr>
      </w:pPr>
      <w:r w:rsidRPr="00042923">
        <w:rPr>
          <w:bCs/>
          <w:lang w:val="en-GB"/>
        </w:rPr>
        <w:t>Bovine ovaries were obtained from a local slaughterhouse and immediately transported to the laboratory at room temperature</w:t>
      </w:r>
      <w:del w:id="306" w:author="mnoonan" w:date="2022-08-26T03:13:00Z">
        <w:r w:rsidRPr="00042923" w:rsidDel="00411069">
          <w:rPr>
            <w:bCs/>
            <w:lang w:val="en-GB"/>
          </w:rPr>
          <w:delText xml:space="preserve"> (RT)</w:delText>
        </w:r>
      </w:del>
      <w:r w:rsidRPr="00042923">
        <w:rPr>
          <w:bCs/>
          <w:lang w:val="en-GB"/>
        </w:rPr>
        <w:t>. Immature cumulus oocytes complexes (COCs) were aspirated from follicles with a size between 2 and 8 mm, together with follicular fluid, by using a vacuum pump and a 19G needle. Collected fluids with COCs</w:t>
      </w:r>
      <w:r w:rsidR="00346E86" w:rsidRPr="00042923">
        <w:rPr>
          <w:bCs/>
          <w:lang w:val="en-GB"/>
        </w:rPr>
        <w:t xml:space="preserve"> from ~20-</w:t>
      </w:r>
      <w:r w:rsidR="007B400C" w:rsidRPr="00042923">
        <w:rPr>
          <w:bCs/>
          <w:lang w:val="en-GB"/>
        </w:rPr>
        <w:t>30</w:t>
      </w:r>
      <w:r w:rsidR="00346E86" w:rsidRPr="00042923">
        <w:rPr>
          <w:bCs/>
          <w:lang w:val="en-GB"/>
        </w:rPr>
        <w:t xml:space="preserve"> ovaries (N = 3 pools)</w:t>
      </w:r>
      <w:r w:rsidRPr="00042923">
        <w:rPr>
          <w:bCs/>
          <w:lang w:val="en-GB"/>
        </w:rPr>
        <w:t xml:space="preserve"> were let to pellet for a maximum of 10 min. Pellet was then transferred to a petri dish with the equivalent amount of washing media (IVF Bioscience, UK) for oocyte selection, and remaining follicular fluid frozen</w:t>
      </w:r>
      <w:r w:rsidR="00346E86" w:rsidRPr="00042923">
        <w:rPr>
          <w:bCs/>
          <w:lang w:val="en-GB"/>
        </w:rPr>
        <w:t xml:space="preserve"> at -20</w:t>
      </w:r>
      <w:ins w:id="307" w:author="mnoonan" w:date="2022-08-26T03:12:00Z">
        <w:r w:rsidR="00411069">
          <w:rPr>
            <w:bCs/>
            <w:lang w:val="en-GB"/>
          </w:rPr>
          <w:t>º</w:t>
        </w:r>
      </w:ins>
      <w:del w:id="308" w:author="mnoonan" w:date="2022-08-26T03:12:00Z">
        <w:r w:rsidR="00346E86" w:rsidRPr="00042923" w:rsidDel="00411069">
          <w:rPr>
            <w:bCs/>
            <w:vertAlign w:val="superscript"/>
            <w:lang w:val="en-GB"/>
          </w:rPr>
          <w:delText>o</w:delText>
        </w:r>
      </w:del>
      <w:r w:rsidR="00346E86" w:rsidRPr="00042923">
        <w:rPr>
          <w:bCs/>
          <w:lang w:val="en-GB"/>
        </w:rPr>
        <w:t>C</w:t>
      </w:r>
      <w:r w:rsidRPr="00042923">
        <w:rPr>
          <w:bCs/>
          <w:lang w:val="en-GB"/>
        </w:rPr>
        <w:t xml:space="preserve"> for MPs isolation as described below.</w:t>
      </w:r>
    </w:p>
    <w:p w14:paraId="3885928E" w14:textId="77777777" w:rsidR="0018028B" w:rsidRPr="00042923" w:rsidRDefault="0018028B" w:rsidP="00A634F4">
      <w:pPr>
        <w:pStyle w:val="Paragraph"/>
        <w:ind w:firstLine="0"/>
        <w:rPr>
          <w:b/>
          <w:lang w:val="en-GB"/>
        </w:rPr>
      </w:pPr>
    </w:p>
    <w:p w14:paraId="120A6E67" w14:textId="19E3187A" w:rsidR="00A634F4" w:rsidRPr="00042923" w:rsidRDefault="00A634F4" w:rsidP="00A634F4">
      <w:pPr>
        <w:pStyle w:val="Paragraph"/>
        <w:ind w:firstLine="0"/>
        <w:rPr>
          <w:b/>
          <w:lang w:val="en-GB"/>
        </w:rPr>
      </w:pPr>
      <w:r w:rsidRPr="00042923">
        <w:rPr>
          <w:b/>
          <w:lang w:val="en-GB"/>
        </w:rPr>
        <w:t xml:space="preserve">Microplastic isolation from </w:t>
      </w:r>
      <w:del w:id="309" w:author="mnoonan" w:date="2022-08-26T03:13:00Z">
        <w:r w:rsidRPr="00042923" w:rsidDel="00411069">
          <w:rPr>
            <w:b/>
            <w:lang w:val="en-GB"/>
          </w:rPr>
          <w:delText xml:space="preserve">reproductive </w:delText>
        </w:r>
      </w:del>
      <w:ins w:id="310" w:author="mnoonan" w:date="2022-08-26T03:13:00Z">
        <w:r w:rsidR="00411069">
          <w:rPr>
            <w:b/>
            <w:lang w:val="en-GB"/>
          </w:rPr>
          <w:t>follicul</w:t>
        </w:r>
      </w:ins>
      <w:ins w:id="311" w:author="mnoonan" w:date="2022-08-26T03:14:00Z">
        <w:r w:rsidR="00411069">
          <w:rPr>
            <w:b/>
            <w:lang w:val="en-GB"/>
          </w:rPr>
          <w:t>ar</w:t>
        </w:r>
      </w:ins>
      <w:ins w:id="312" w:author="mnoonan" w:date="2022-08-26T03:13:00Z">
        <w:r w:rsidR="00411069" w:rsidRPr="00042923">
          <w:rPr>
            <w:b/>
            <w:lang w:val="en-GB"/>
          </w:rPr>
          <w:t xml:space="preserve"> </w:t>
        </w:r>
      </w:ins>
      <w:r w:rsidRPr="00042923">
        <w:rPr>
          <w:b/>
          <w:lang w:val="en-GB"/>
        </w:rPr>
        <w:t>fluid</w:t>
      </w:r>
      <w:del w:id="313" w:author="mnoonan" w:date="2022-08-26T03:14:00Z">
        <w:r w:rsidRPr="00042923" w:rsidDel="00411069">
          <w:rPr>
            <w:b/>
            <w:lang w:val="en-GB"/>
          </w:rPr>
          <w:delText xml:space="preserve">s </w:delText>
        </w:r>
      </w:del>
    </w:p>
    <w:p w14:paraId="353A282E" w14:textId="1B18880B" w:rsidR="00A634F4" w:rsidRPr="00042923" w:rsidRDefault="00346E86" w:rsidP="00A634F4">
      <w:pPr>
        <w:pStyle w:val="Paragraph"/>
        <w:ind w:firstLine="0"/>
        <w:rPr>
          <w:lang w:val="en-GB"/>
        </w:rPr>
      </w:pPr>
      <w:r w:rsidRPr="00042923">
        <w:rPr>
          <w:lang w:val="en-GB"/>
        </w:rPr>
        <w:t>Pools (20-</w:t>
      </w:r>
      <w:r w:rsidR="007B400C" w:rsidRPr="00042923">
        <w:rPr>
          <w:lang w:val="en-GB"/>
        </w:rPr>
        <w:t>30</w:t>
      </w:r>
      <w:r w:rsidRPr="00042923">
        <w:rPr>
          <w:lang w:val="en-GB"/>
        </w:rPr>
        <w:t xml:space="preserve"> ovaries) of b</w:t>
      </w:r>
      <w:r w:rsidR="00A634F4" w:rsidRPr="00042923">
        <w:rPr>
          <w:lang w:val="en-GB"/>
        </w:rPr>
        <w:t>ovine follicular fluid left after removal of the COCs (N=3) w</w:t>
      </w:r>
      <w:r w:rsidR="007B400C" w:rsidRPr="00042923">
        <w:rPr>
          <w:lang w:val="en-GB"/>
        </w:rPr>
        <w:t>ere</w:t>
      </w:r>
      <w:r w:rsidR="00A634F4" w:rsidRPr="00042923">
        <w:rPr>
          <w:lang w:val="en-GB"/>
        </w:rPr>
        <w:t xml:space="preserve"> used for microplastic isolation. Water controls from follicular fluid aspiration (N=3) were also processed using the same protocol. On day one, 2 mL of each sample were added to an </w:t>
      </w:r>
      <w:commentRangeStart w:id="314"/>
      <w:r w:rsidR="00A634F4" w:rsidRPr="00042923">
        <w:rPr>
          <w:lang w:val="en-GB"/>
        </w:rPr>
        <w:t xml:space="preserve">Erlenmeyer </w:t>
      </w:r>
      <w:commentRangeEnd w:id="314"/>
      <w:r w:rsidR="00EB5A9E">
        <w:rPr>
          <w:rStyle w:val="CommentReference"/>
        </w:rPr>
        <w:commentReference w:id="314"/>
      </w:r>
      <w:r w:rsidR="00A634F4" w:rsidRPr="00042923">
        <w:rPr>
          <w:lang w:val="en-GB"/>
        </w:rPr>
        <w:t xml:space="preserve">for digestion in KOH 10% in a proportion of 1:25 (sample:digestion solution). The samples were incubated in a shaker at 60ºC and 250 rpm for 24 h. After this period, NaClO was added to each digestion to reach a final concentration of 7.5%, and samples were incubated for another 24 h in the shaker at 60ºC and 250 rpm. On day three, all samples were filtered in a 47 mm polytetrafluoroethylene polymer (PTFE) membrane (0.45 μm pores, Merck Millipore, USA) and rinsed with filtered ultra-pure water at least three times </w:t>
      </w:r>
      <w:del w:id="315" w:author="mnoonan" w:date="2022-08-26T03:19:00Z">
        <w:r w:rsidR="00A634F4" w:rsidRPr="00042923" w:rsidDel="00EB5A9E">
          <w:rPr>
            <w:lang w:val="en-GB"/>
          </w:rPr>
          <w:delText>before the next step</w:delText>
        </w:r>
      </w:del>
      <w:ins w:id="316" w:author="mnoonan" w:date="2022-08-26T03:19:00Z">
        <w:r w:rsidR="00EB5A9E">
          <w:rPr>
            <w:lang w:val="en-GB"/>
          </w:rPr>
          <w:t>in order</w:t>
        </w:r>
      </w:ins>
      <w:r w:rsidR="00A634F4" w:rsidRPr="00042923">
        <w:rPr>
          <w:lang w:val="en-GB"/>
        </w:rPr>
        <w:t xml:space="preserve"> to prevent </w:t>
      </w:r>
      <w:del w:id="317" w:author="mnoonan" w:date="2022-08-26T03:19:00Z">
        <w:r w:rsidR="00A634F4" w:rsidRPr="00042923" w:rsidDel="00EB5A9E">
          <w:rPr>
            <w:lang w:val="en-GB"/>
          </w:rPr>
          <w:delText xml:space="preserve">remaining </w:delText>
        </w:r>
      </w:del>
      <w:ins w:id="318" w:author="mnoonan" w:date="2022-08-26T03:19:00Z">
        <w:r w:rsidR="00EB5A9E">
          <w:rPr>
            <w:lang w:val="en-GB"/>
          </w:rPr>
          <w:t>any</w:t>
        </w:r>
        <w:r w:rsidR="00EB5A9E" w:rsidRPr="00042923">
          <w:rPr>
            <w:lang w:val="en-GB"/>
          </w:rPr>
          <w:t xml:space="preserve"> </w:t>
        </w:r>
      </w:ins>
      <w:r w:rsidR="00A634F4" w:rsidRPr="00042923">
        <w:rPr>
          <w:lang w:val="en-GB"/>
        </w:rPr>
        <w:t>NaClO and KOH</w:t>
      </w:r>
      <w:r w:rsidR="003B6B53" w:rsidRPr="00042923">
        <w:rPr>
          <w:lang w:val="en-GB"/>
        </w:rPr>
        <w:t xml:space="preserve"> contamination</w:t>
      </w:r>
      <w:r w:rsidR="00A634F4" w:rsidRPr="00042923">
        <w:rPr>
          <w:lang w:val="en-GB"/>
        </w:rPr>
        <w:t>. Next, the membranes were placed in a beaker containing 50 mL of HNO</w:t>
      </w:r>
      <w:r w:rsidR="00A634F4" w:rsidRPr="00042923">
        <w:rPr>
          <w:vertAlign w:val="subscript"/>
          <w:lang w:val="en-GB"/>
        </w:rPr>
        <w:t>3</w:t>
      </w:r>
      <w:r w:rsidR="00A634F4" w:rsidRPr="00042923">
        <w:rPr>
          <w:lang w:val="en-GB"/>
        </w:rPr>
        <w:t xml:space="preserve"> 20% </w:t>
      </w:r>
      <w:r w:rsidR="00A634F4" w:rsidRPr="00545754">
        <w:rPr>
          <w:highlight w:val="yellow"/>
          <w:lang w:val="en-GB"/>
          <w:rPrChange w:id="319" w:author="mnoonan" w:date="2022-08-26T03:19:00Z">
            <w:rPr>
              <w:lang w:val="en-GB"/>
            </w:rPr>
          </w:rPrChange>
        </w:rPr>
        <w:t xml:space="preserve">and ran into an ultrasonic </w:t>
      </w:r>
      <w:commentRangeStart w:id="320"/>
      <w:r w:rsidR="00A634F4" w:rsidRPr="00545754">
        <w:rPr>
          <w:highlight w:val="yellow"/>
          <w:lang w:val="en-GB"/>
          <w:rPrChange w:id="321" w:author="mnoonan" w:date="2022-08-26T03:19:00Z">
            <w:rPr>
              <w:lang w:val="en-GB"/>
            </w:rPr>
          </w:rPrChange>
        </w:rPr>
        <w:t>bath</w:t>
      </w:r>
      <w:r w:rsidR="00A634F4" w:rsidRPr="00042923">
        <w:rPr>
          <w:lang w:val="en-GB"/>
        </w:rPr>
        <w:t xml:space="preserve"> </w:t>
      </w:r>
      <w:commentRangeEnd w:id="320"/>
      <w:r w:rsidR="00545754">
        <w:rPr>
          <w:rStyle w:val="CommentReference"/>
        </w:rPr>
        <w:commentReference w:id="320"/>
      </w:r>
      <w:r w:rsidR="00A634F4" w:rsidRPr="00042923">
        <w:rPr>
          <w:lang w:val="en-GB"/>
        </w:rPr>
        <w:t>(TI-H-5 MF2 230 V, Elma Schmidbauer GmbH, Germany) with 100% power</w:t>
      </w:r>
      <w:commentRangeStart w:id="322"/>
      <w:r w:rsidR="00A634F4" w:rsidRPr="00042923">
        <w:rPr>
          <w:lang w:val="en-GB"/>
        </w:rPr>
        <w:t>, in sweep function and a frequency of 45 kHz for 15 min, to transfer plastics/undigested matters from the membrane into the solution which was</w:t>
      </w:r>
      <w:del w:id="323" w:author="mnoonan" w:date="2022-08-26T03:20:00Z">
        <w:r w:rsidR="00A634F4" w:rsidRPr="00042923" w:rsidDel="00545754">
          <w:rPr>
            <w:lang w:val="en-GB"/>
          </w:rPr>
          <w:delText>,</w:delText>
        </w:r>
      </w:del>
      <w:r w:rsidR="00A634F4" w:rsidRPr="00042923">
        <w:rPr>
          <w:lang w:val="en-GB"/>
        </w:rPr>
        <w:t xml:space="preserve"> then</w:t>
      </w:r>
      <w:del w:id="324" w:author="mnoonan" w:date="2022-08-26T03:20:00Z">
        <w:r w:rsidR="00A634F4" w:rsidRPr="00042923" w:rsidDel="00545754">
          <w:rPr>
            <w:lang w:val="en-GB"/>
          </w:rPr>
          <w:delText>,</w:delText>
        </w:r>
      </w:del>
      <w:r w:rsidR="00A634F4" w:rsidRPr="00042923">
        <w:rPr>
          <w:lang w:val="en-GB"/>
        </w:rPr>
        <w:t xml:space="preserve"> kept in the shaker at 40ºC and 250 rpm for another 24 h. </w:t>
      </w:r>
      <w:commentRangeEnd w:id="322"/>
      <w:r w:rsidR="00545754">
        <w:rPr>
          <w:rStyle w:val="CommentReference"/>
        </w:rPr>
        <w:commentReference w:id="322"/>
      </w:r>
      <w:r w:rsidR="00A634F4" w:rsidRPr="00042923">
        <w:rPr>
          <w:lang w:val="en-GB"/>
        </w:rPr>
        <w:t>At the end of the third digestion day, the samples were filtered using 13 mm PTFE membranes (0.45 μm pores) and</w:t>
      </w:r>
      <w:ins w:id="325" w:author="mnoonan" w:date="2022-08-26T03:20:00Z">
        <w:r w:rsidR="00545754">
          <w:rPr>
            <w:lang w:val="en-GB"/>
          </w:rPr>
          <w:t xml:space="preserve"> again</w:t>
        </w:r>
      </w:ins>
      <w:r w:rsidR="00A634F4" w:rsidRPr="00042923">
        <w:rPr>
          <w:lang w:val="en-GB"/>
        </w:rPr>
        <w:t xml:space="preserve"> rinsed </w:t>
      </w:r>
      <w:ins w:id="326" w:author="mnoonan" w:date="2022-08-26T03:21:00Z">
        <w:r w:rsidR="00545754">
          <w:rPr>
            <w:lang w:val="en-GB"/>
          </w:rPr>
          <w:t xml:space="preserve">three times </w:t>
        </w:r>
      </w:ins>
      <w:r w:rsidR="00A634F4" w:rsidRPr="00042923">
        <w:rPr>
          <w:lang w:val="en-GB"/>
        </w:rPr>
        <w:t>with ultra-pure filtered water</w:t>
      </w:r>
      <w:del w:id="327" w:author="mnoonan" w:date="2022-08-26T03:21:00Z">
        <w:r w:rsidR="00A634F4" w:rsidRPr="00042923" w:rsidDel="00545754">
          <w:rPr>
            <w:lang w:val="en-GB"/>
          </w:rPr>
          <w:delText xml:space="preserve"> three times</w:delText>
        </w:r>
      </w:del>
      <w:r w:rsidR="00A634F4" w:rsidRPr="00042923">
        <w:rPr>
          <w:lang w:val="en-GB"/>
        </w:rPr>
        <w:t xml:space="preserve">. The membranes were </w:t>
      </w:r>
      <w:ins w:id="328" w:author="mnoonan" w:date="2022-08-26T03:21:00Z">
        <w:r w:rsidR="00545754">
          <w:rPr>
            <w:lang w:val="en-GB"/>
          </w:rPr>
          <w:t xml:space="preserve">then </w:t>
        </w:r>
      </w:ins>
      <w:r w:rsidR="00A634F4" w:rsidRPr="00042923">
        <w:rPr>
          <w:lang w:val="en-GB"/>
        </w:rPr>
        <w:t xml:space="preserve">mounted </w:t>
      </w:r>
      <w:ins w:id="329" w:author="mnoonan" w:date="2022-08-26T03:16:00Z">
        <w:r w:rsidR="00EB5A9E">
          <w:rPr>
            <w:lang w:val="en-GB"/>
          </w:rPr>
          <w:t>o</w:t>
        </w:r>
      </w:ins>
      <w:del w:id="330" w:author="mnoonan" w:date="2022-08-26T03:16:00Z">
        <w:r w:rsidR="00A634F4" w:rsidRPr="00042923" w:rsidDel="00EB5A9E">
          <w:rPr>
            <w:lang w:val="en-GB"/>
          </w:rPr>
          <w:delText>i</w:delText>
        </w:r>
      </w:del>
      <w:r w:rsidR="00A634F4" w:rsidRPr="00042923">
        <w:rPr>
          <w:lang w:val="en-GB"/>
        </w:rPr>
        <w:t xml:space="preserve">n a slide for microscopy and spectroscopy analysis. </w:t>
      </w:r>
    </w:p>
    <w:p w14:paraId="15A6C9E7" w14:textId="77777777" w:rsidR="00C403EC" w:rsidRPr="00042923" w:rsidRDefault="00C403EC" w:rsidP="00C403EC">
      <w:pPr>
        <w:pStyle w:val="Paragraph"/>
        <w:ind w:firstLine="0"/>
        <w:rPr>
          <w:b/>
          <w:lang w:val="en-GB"/>
        </w:rPr>
      </w:pPr>
    </w:p>
    <w:p w14:paraId="6B356670" w14:textId="606A1DDD" w:rsidR="00C403EC" w:rsidRPr="00042923" w:rsidRDefault="00C403EC" w:rsidP="00C403EC">
      <w:pPr>
        <w:pStyle w:val="Paragraph"/>
        <w:ind w:firstLine="0"/>
        <w:rPr>
          <w:b/>
          <w:lang w:val="en-GB"/>
        </w:rPr>
      </w:pPr>
      <w:r w:rsidRPr="00042923">
        <w:rPr>
          <w:b/>
          <w:lang w:val="en-GB"/>
        </w:rPr>
        <w:t>Oocyte</w:t>
      </w:r>
      <w:r w:rsidR="008B3B38" w:rsidRPr="00042923">
        <w:rPr>
          <w:b/>
          <w:lang w:val="en-GB"/>
        </w:rPr>
        <w:t xml:space="preserve"> isolation,</w:t>
      </w:r>
      <w:r w:rsidRPr="00042923">
        <w:rPr>
          <w:b/>
          <w:lang w:val="en-GB"/>
        </w:rPr>
        <w:t xml:space="preserve"> incubation with MPs and nuclear stage analysis</w:t>
      </w:r>
    </w:p>
    <w:p w14:paraId="7AA7D071" w14:textId="2C1E083C" w:rsidR="00C403EC" w:rsidRPr="00042923" w:rsidRDefault="00A634F4" w:rsidP="00C403EC">
      <w:pPr>
        <w:pStyle w:val="Paragraph"/>
        <w:ind w:firstLine="0"/>
        <w:rPr>
          <w:b/>
          <w:lang w:val="en-GB"/>
        </w:rPr>
      </w:pPr>
      <w:r w:rsidRPr="00042923">
        <w:rPr>
          <w:lang w:val="en-GB"/>
        </w:rPr>
        <w:t xml:space="preserve">After </w:t>
      </w:r>
      <w:commentRangeStart w:id="331"/>
      <w:r w:rsidRPr="00042923">
        <w:rPr>
          <w:lang w:val="en-GB"/>
        </w:rPr>
        <w:t xml:space="preserve">isolation </w:t>
      </w:r>
      <w:commentRangeEnd w:id="331"/>
      <w:r w:rsidR="00545754">
        <w:rPr>
          <w:rStyle w:val="CommentReference"/>
        </w:rPr>
        <w:commentReference w:id="331"/>
      </w:r>
      <w:r w:rsidRPr="00042923">
        <w:rPr>
          <w:lang w:val="en-GB"/>
        </w:rPr>
        <w:t>as described above, the Petri dish w</w:t>
      </w:r>
      <w:r w:rsidR="00BE1F20" w:rsidRPr="00042923">
        <w:rPr>
          <w:lang w:val="en-GB"/>
        </w:rPr>
        <w:t xml:space="preserve">as </w:t>
      </w:r>
      <w:r w:rsidR="00C403EC" w:rsidRPr="00042923">
        <w:rPr>
          <w:lang w:val="en-GB"/>
        </w:rPr>
        <w:t xml:space="preserve">screened with a stereomicroscope and good quality oocytes (homogeneous cytoplasm and, at least, 3 layers of cumulus cells) were selected. COCs were then washed three times in washing media, and one time in BO-IVM (IVF Bioscience, UK), before being randomly assigned to </w:t>
      </w:r>
      <w:del w:id="332" w:author="mnoonan" w:date="2022-08-26T03:22:00Z">
        <w:r w:rsidR="00C403EC" w:rsidRPr="00042923" w:rsidDel="00545754">
          <w:rPr>
            <w:lang w:val="en-GB"/>
          </w:rPr>
          <w:delText xml:space="preserve">the </w:delText>
        </w:r>
      </w:del>
      <w:ins w:id="333" w:author="mnoonan" w:date="2022-08-26T03:22:00Z">
        <w:r w:rsidR="00545754">
          <w:rPr>
            <w:lang w:val="en-GB"/>
          </w:rPr>
          <w:t>one of three</w:t>
        </w:r>
        <w:r w:rsidR="00545754" w:rsidRPr="00042923">
          <w:rPr>
            <w:lang w:val="en-GB"/>
          </w:rPr>
          <w:t xml:space="preserve"> </w:t>
        </w:r>
      </w:ins>
      <w:r w:rsidR="00C403EC" w:rsidRPr="00042923">
        <w:rPr>
          <w:lang w:val="en-GB"/>
        </w:rPr>
        <w:t>incubation groups</w:t>
      </w:r>
      <w:del w:id="334" w:author="mnoonan" w:date="2022-08-26T03:23:00Z">
        <w:r w:rsidR="00C403EC" w:rsidRPr="00042923" w:rsidDel="00545754">
          <w:rPr>
            <w:lang w:val="en-GB"/>
          </w:rPr>
          <w:delText>. The COCs were incubated in three different conditions</w:delText>
        </w:r>
      </w:del>
      <w:r w:rsidR="00C403EC" w:rsidRPr="00042923">
        <w:rPr>
          <w:lang w:val="en-GB"/>
        </w:rPr>
        <w:t xml:space="preserve">: 1) control </w:t>
      </w:r>
      <w:r w:rsidR="00C403EC" w:rsidRPr="00042923">
        <w:rPr>
          <w:lang w:val="en-GB"/>
        </w:rPr>
        <w:lastRenderedPageBreak/>
        <w:t>group containing only maturation media (</w:t>
      </w:r>
      <w:del w:id="335" w:author="mnoonan" w:date="2022-08-26T03:23:00Z">
        <w:r w:rsidR="00C403EC" w:rsidRPr="00042923" w:rsidDel="00545754">
          <w:rPr>
            <w:lang w:val="en-GB"/>
          </w:rPr>
          <w:delText>control, CT</w:delText>
        </w:r>
        <w:r w:rsidR="00975163" w:rsidRPr="00042923" w:rsidDel="00545754">
          <w:rPr>
            <w:lang w:val="en-GB"/>
          </w:rPr>
          <w:delText xml:space="preserve">; </w:delText>
        </w:r>
      </w:del>
      <w:r w:rsidR="00975163" w:rsidRPr="00042923">
        <w:rPr>
          <w:lang w:val="en-GB"/>
        </w:rPr>
        <w:t>N = 114</w:t>
      </w:r>
      <w:del w:id="336" w:author="mnoonan" w:date="2022-08-26T03:23:00Z">
        <w:r w:rsidR="00975163" w:rsidRPr="00042923" w:rsidDel="00545754">
          <w:rPr>
            <w:lang w:val="en-GB"/>
          </w:rPr>
          <w:delText xml:space="preserve"> COCs</w:delText>
        </w:r>
      </w:del>
      <w:r w:rsidR="00C403EC" w:rsidRPr="00042923">
        <w:rPr>
          <w:lang w:val="en-GB"/>
        </w:rPr>
        <w:t>); 2) media containing PS beads of size 0.304 μm (</w:t>
      </w:r>
      <w:del w:id="337" w:author="mnoonan" w:date="2022-08-26T03:23:00Z">
        <w:r w:rsidR="00C403EC" w:rsidRPr="00042923" w:rsidDel="00545754">
          <w:rPr>
            <w:lang w:val="en-GB"/>
          </w:rPr>
          <w:delText>B0.3</w:delText>
        </w:r>
        <w:r w:rsidR="00975163" w:rsidRPr="00042923" w:rsidDel="00545754">
          <w:rPr>
            <w:lang w:val="en-GB"/>
          </w:rPr>
          <w:delText xml:space="preserve">; </w:delText>
        </w:r>
      </w:del>
      <w:r w:rsidR="00975163" w:rsidRPr="00042923">
        <w:rPr>
          <w:lang w:val="en-GB"/>
        </w:rPr>
        <w:t>N = 93</w:t>
      </w:r>
      <w:del w:id="338" w:author="mnoonan" w:date="2022-08-26T03:23:00Z">
        <w:r w:rsidR="00975163" w:rsidRPr="00042923" w:rsidDel="00545754">
          <w:rPr>
            <w:lang w:val="en-GB"/>
          </w:rPr>
          <w:delText xml:space="preserve"> COCs</w:delText>
        </w:r>
      </w:del>
      <w:r w:rsidR="00C403EC" w:rsidRPr="00042923">
        <w:rPr>
          <w:lang w:val="en-GB"/>
        </w:rPr>
        <w:t>); and 3) media containing PS beads of size 1.112 μm (</w:t>
      </w:r>
      <w:del w:id="339" w:author="mnoonan" w:date="2022-08-26T03:25:00Z">
        <w:r w:rsidR="00C403EC" w:rsidRPr="00042923" w:rsidDel="002F4B96">
          <w:rPr>
            <w:lang w:val="en-GB"/>
          </w:rPr>
          <w:delText>B1.1</w:delText>
        </w:r>
        <w:r w:rsidR="00975163" w:rsidRPr="00042923" w:rsidDel="002F4B96">
          <w:rPr>
            <w:lang w:val="en-GB"/>
          </w:rPr>
          <w:delText xml:space="preserve">; </w:delText>
        </w:r>
      </w:del>
      <w:r w:rsidR="00975163" w:rsidRPr="00042923">
        <w:rPr>
          <w:lang w:val="en-GB"/>
        </w:rPr>
        <w:t>N = 103</w:t>
      </w:r>
      <w:del w:id="340" w:author="mnoonan" w:date="2022-08-26T03:25:00Z">
        <w:r w:rsidR="00975163" w:rsidRPr="00042923" w:rsidDel="002F4B96">
          <w:rPr>
            <w:lang w:val="en-GB"/>
          </w:rPr>
          <w:delText xml:space="preserve"> COCs</w:delText>
        </w:r>
      </w:del>
      <w:r w:rsidR="00C403EC" w:rsidRPr="00042923">
        <w:rPr>
          <w:lang w:val="en-GB"/>
        </w:rPr>
        <w:t>). The concentration of the beads in each group was 1.2 million beads</w:t>
      </w:r>
      <w:r w:rsidR="003B6B53" w:rsidRPr="00042923">
        <w:rPr>
          <w:lang w:val="en-GB"/>
        </w:rPr>
        <w:t xml:space="preserve"> mL</w:t>
      </w:r>
      <w:r w:rsidR="003B6B53" w:rsidRPr="00042923">
        <w:rPr>
          <w:vertAlign w:val="superscript"/>
          <w:lang w:val="en-GB"/>
        </w:rPr>
        <w:t>-1</w:t>
      </w:r>
      <w:del w:id="341" w:author="mnoonan" w:date="2022-08-26T03:26:00Z">
        <w:r w:rsidR="00C403EC" w:rsidRPr="00042923" w:rsidDel="002F4B96">
          <w:rPr>
            <w:lang w:val="en-GB"/>
          </w:rPr>
          <w:delText>.</w:delText>
        </w:r>
      </w:del>
      <w:ins w:id="342" w:author="mnoonan" w:date="2022-08-26T03:26:00Z">
        <w:r w:rsidR="002F4B96">
          <w:rPr>
            <w:lang w:val="en-GB"/>
          </w:rPr>
          <w:t>, or</w:t>
        </w:r>
      </w:ins>
      <w:ins w:id="343" w:author="mnoonan" w:date="2022-08-26T03:27:00Z">
        <w:r w:rsidR="002F4B96">
          <w:rPr>
            <w:lang w:val="en-GB"/>
          </w:rPr>
          <w:t xml:space="preserve"> XXX</w:t>
        </w:r>
        <w:r w:rsidR="002F4B96" w:rsidRPr="002F4B96">
          <w:rPr>
            <w:lang w:val="en-GB"/>
          </w:rPr>
          <w:t xml:space="preserve"> </w:t>
        </w:r>
        <w:r w:rsidR="002F4B96" w:rsidRPr="00042923">
          <w:rPr>
            <w:lang w:val="en-GB"/>
          </w:rPr>
          <w:t>μg</w:t>
        </w:r>
      </w:ins>
      <w:ins w:id="344" w:author="mnoonan" w:date="2022-08-26T03:26:00Z">
        <w:r w:rsidR="002F4B96">
          <w:rPr>
            <w:lang w:val="en-GB"/>
          </w:rPr>
          <w:t xml:space="preserve"> mL</w:t>
        </w:r>
        <w:r w:rsidR="002F4B96" w:rsidRPr="00042923">
          <w:rPr>
            <w:vertAlign w:val="superscript"/>
            <w:lang w:val="en-GB"/>
          </w:rPr>
          <w:t>-1</w:t>
        </w:r>
        <w:r w:rsidR="002F4B96">
          <w:rPr>
            <w:lang w:val="en-GB"/>
          </w:rPr>
          <w:t>.</w:t>
        </w:r>
      </w:ins>
      <w:r w:rsidR="00C403EC" w:rsidRPr="00042923">
        <w:rPr>
          <w:lang w:val="en-GB"/>
        </w:rPr>
        <w:t xml:space="preserve"> The groups were cultured for 24 h in an incubator at 38.5ºC in a humidified atmosphere of 5% CO</w:t>
      </w:r>
      <w:r w:rsidR="00C403EC" w:rsidRPr="00042923">
        <w:rPr>
          <w:vertAlign w:val="subscript"/>
          <w:lang w:val="en-GB"/>
        </w:rPr>
        <w:t>2</w:t>
      </w:r>
      <w:r w:rsidR="00C403EC" w:rsidRPr="00042923">
        <w:rPr>
          <w:lang w:val="en-GB"/>
        </w:rPr>
        <w:t xml:space="preserve"> and 95% O</w:t>
      </w:r>
      <w:r w:rsidR="00C403EC" w:rsidRPr="00042923">
        <w:rPr>
          <w:vertAlign w:val="subscript"/>
          <w:lang w:val="en-GB"/>
        </w:rPr>
        <w:t>2</w:t>
      </w:r>
      <w:r w:rsidR="00C403EC" w:rsidRPr="00042923">
        <w:rPr>
          <w:lang w:val="en-GB"/>
        </w:rPr>
        <w:t xml:space="preserve">. After the 24 h period of incubation, the oocytes were </w:t>
      </w:r>
      <w:commentRangeStart w:id="345"/>
      <w:r w:rsidR="00C403EC" w:rsidRPr="00042923">
        <w:rPr>
          <w:lang w:val="en-GB"/>
        </w:rPr>
        <w:t>denuded</w:t>
      </w:r>
      <w:commentRangeEnd w:id="345"/>
      <w:r w:rsidR="002F4B96">
        <w:rPr>
          <w:rStyle w:val="CommentReference"/>
        </w:rPr>
        <w:commentReference w:id="345"/>
      </w:r>
      <w:r w:rsidR="00C403EC" w:rsidRPr="00042923">
        <w:rPr>
          <w:lang w:val="en-GB"/>
        </w:rPr>
        <w:t xml:space="preserve">, washed to </w:t>
      </w:r>
      <w:commentRangeStart w:id="346"/>
      <w:r w:rsidR="00C403EC" w:rsidRPr="00042923">
        <w:rPr>
          <w:lang w:val="en-GB"/>
        </w:rPr>
        <w:t>remove any unattached beads</w:t>
      </w:r>
      <w:commentRangeEnd w:id="346"/>
      <w:r w:rsidR="002F4B96">
        <w:rPr>
          <w:rStyle w:val="CommentReference"/>
        </w:rPr>
        <w:commentReference w:id="346"/>
      </w:r>
      <w:r w:rsidR="00C403EC" w:rsidRPr="00042923">
        <w:rPr>
          <w:lang w:val="en-GB"/>
        </w:rPr>
        <w:t>, and either fixed in paraformaldehyde 4% for nuclear staging</w:t>
      </w:r>
      <w:r w:rsidR="00975163" w:rsidRPr="00042923">
        <w:rPr>
          <w:lang w:val="en-GB"/>
        </w:rPr>
        <w:t xml:space="preserve"> </w:t>
      </w:r>
      <w:r w:rsidR="00C403EC" w:rsidRPr="00042923">
        <w:rPr>
          <w:lang w:val="en-GB"/>
        </w:rPr>
        <w:t>or frozen</w:t>
      </w:r>
      <w:r w:rsidR="00346E86" w:rsidRPr="00042923">
        <w:rPr>
          <w:lang w:val="en-GB"/>
        </w:rPr>
        <w:t xml:space="preserve"> at -80</w:t>
      </w:r>
      <w:r w:rsidR="00346E86" w:rsidRPr="00042923">
        <w:rPr>
          <w:vertAlign w:val="superscript"/>
          <w:lang w:val="en-GB"/>
        </w:rPr>
        <w:t>o</w:t>
      </w:r>
      <w:r w:rsidR="00346E86" w:rsidRPr="00042923">
        <w:rPr>
          <w:lang w:val="en-GB"/>
        </w:rPr>
        <w:t>C</w:t>
      </w:r>
      <w:r w:rsidR="00C403EC" w:rsidRPr="00042923">
        <w:rPr>
          <w:lang w:val="en-GB"/>
        </w:rPr>
        <w:t xml:space="preserve"> in pools of 9 oocytes for proteomics analysis</w:t>
      </w:r>
      <w:r w:rsidR="000444DD" w:rsidRPr="00042923">
        <w:rPr>
          <w:lang w:val="en-GB"/>
        </w:rPr>
        <w:t xml:space="preserve"> (</w:t>
      </w:r>
      <w:commentRangeStart w:id="347"/>
      <w:r w:rsidR="000444DD" w:rsidRPr="00042923">
        <w:rPr>
          <w:lang w:val="en-GB"/>
        </w:rPr>
        <w:t>N = 4-5 pools per group</w:t>
      </w:r>
      <w:commentRangeEnd w:id="347"/>
      <w:r w:rsidR="002F4B96">
        <w:rPr>
          <w:rStyle w:val="CommentReference"/>
        </w:rPr>
        <w:commentReference w:id="347"/>
      </w:r>
      <w:r w:rsidR="000444DD" w:rsidRPr="00042923">
        <w:rPr>
          <w:lang w:val="en-GB"/>
        </w:rPr>
        <w:t>)</w:t>
      </w:r>
      <w:r w:rsidR="00C403EC" w:rsidRPr="00042923">
        <w:rPr>
          <w:lang w:val="en-GB"/>
        </w:rPr>
        <w:t xml:space="preserve">. </w:t>
      </w:r>
    </w:p>
    <w:p w14:paraId="12F485B3" w14:textId="09A933AF" w:rsidR="00C403EC" w:rsidRPr="00042923" w:rsidRDefault="00C403EC" w:rsidP="00C403EC">
      <w:pPr>
        <w:pStyle w:val="Paragraph"/>
        <w:rPr>
          <w:lang w:val="en-GB"/>
        </w:rPr>
      </w:pPr>
      <w:r w:rsidRPr="00042923">
        <w:rPr>
          <w:lang w:val="en-GB"/>
        </w:rPr>
        <w:t xml:space="preserve">For determining oocyte nuclear stage, fixed oocytes were washed in </w:t>
      </w:r>
      <w:commentRangeStart w:id="348"/>
      <w:r w:rsidRPr="00042923">
        <w:rPr>
          <w:lang w:val="en-GB"/>
        </w:rPr>
        <w:t>PBS</w:t>
      </w:r>
      <w:commentRangeEnd w:id="348"/>
      <w:r w:rsidR="002F4B96">
        <w:rPr>
          <w:rStyle w:val="CommentReference"/>
        </w:rPr>
        <w:commentReference w:id="348"/>
      </w:r>
      <w:r w:rsidRPr="00042923">
        <w:rPr>
          <w:lang w:val="en-GB"/>
        </w:rPr>
        <w:t xml:space="preserve">, stained with Hoechst 33342 (5 μg/mL) for 45 min and imaged in an EVOS M7000 Microscope using a ×40 NA 1.25 objective. The oocytes were analyzed for nuclear stage (metaphase 1 or 2 – determined by the presence of an aligned metaphase plate with/without a polar body, respectively), degenerated (no visible nuclear material, or pyknotic nucleus), and broken zona pellucida (visible breaks in zona pellucida). </w:t>
      </w:r>
      <w:commentRangeStart w:id="349"/>
      <w:r w:rsidRPr="00042923">
        <w:rPr>
          <w:lang w:val="en-GB"/>
        </w:rPr>
        <w:t>Some of the cumulus cells were still present in few of the oocytes and the nuclear stage couldn’t be determined, such oocytes were excluded from the analysis.</w:t>
      </w:r>
      <w:commentRangeEnd w:id="349"/>
      <w:r w:rsidR="00142C55">
        <w:rPr>
          <w:rStyle w:val="CommentReference"/>
        </w:rPr>
        <w:commentReference w:id="349"/>
      </w:r>
    </w:p>
    <w:p w14:paraId="6E8A2DD5" w14:textId="77777777" w:rsidR="00C403EC" w:rsidRPr="00042923" w:rsidRDefault="00C403EC" w:rsidP="00C403EC">
      <w:pPr>
        <w:pStyle w:val="Paragraph"/>
        <w:ind w:firstLine="0"/>
        <w:rPr>
          <w:b/>
          <w:lang w:val="en-GB"/>
        </w:rPr>
      </w:pPr>
    </w:p>
    <w:p w14:paraId="49B9E73D" w14:textId="3D1F30DE" w:rsidR="00C403EC" w:rsidRPr="00042923" w:rsidRDefault="00C403EC" w:rsidP="00C403EC">
      <w:pPr>
        <w:pStyle w:val="Paragraph"/>
        <w:ind w:firstLine="0"/>
        <w:rPr>
          <w:b/>
          <w:lang w:val="en-GB"/>
        </w:rPr>
      </w:pPr>
      <w:r w:rsidRPr="00042923">
        <w:rPr>
          <w:b/>
          <w:lang w:val="en-GB"/>
        </w:rPr>
        <w:t>Oocyte proteomics</w:t>
      </w:r>
      <w:r w:rsidR="00346E86" w:rsidRPr="00042923">
        <w:rPr>
          <w:b/>
          <w:lang w:val="en-GB"/>
        </w:rPr>
        <w:t xml:space="preserve"> (</w:t>
      </w:r>
      <w:r w:rsidR="00346E86" w:rsidRPr="00042923">
        <w:rPr>
          <w:b/>
          <w:highlight w:val="yellow"/>
          <w:lang w:val="en-GB"/>
        </w:rPr>
        <w:t>Jan/Thomas</w:t>
      </w:r>
      <w:r w:rsidR="00346E86" w:rsidRPr="00042923">
        <w:rPr>
          <w:b/>
          <w:lang w:val="en-GB"/>
        </w:rPr>
        <w:t>)</w:t>
      </w:r>
    </w:p>
    <w:p w14:paraId="267418E5" w14:textId="77777777" w:rsidR="00C403EC" w:rsidRPr="00042923" w:rsidRDefault="00C403EC" w:rsidP="00C403EC">
      <w:pPr>
        <w:pStyle w:val="Paragraph"/>
        <w:ind w:firstLine="0"/>
        <w:rPr>
          <w:b/>
          <w:lang w:val="en-GB"/>
        </w:rPr>
      </w:pPr>
    </w:p>
    <w:p w14:paraId="7BE8E660" w14:textId="0AC44412" w:rsidR="00C403EC" w:rsidRPr="00042923" w:rsidRDefault="00C403EC" w:rsidP="00C403EC">
      <w:pPr>
        <w:pStyle w:val="Paragraph"/>
        <w:ind w:firstLine="0"/>
        <w:rPr>
          <w:b/>
          <w:lang w:val="en-GB"/>
        </w:rPr>
      </w:pPr>
      <w:r w:rsidRPr="00042923">
        <w:rPr>
          <w:b/>
          <w:lang w:val="en-GB"/>
        </w:rPr>
        <w:t xml:space="preserve">Sperm incubation with MPs </w:t>
      </w:r>
    </w:p>
    <w:p w14:paraId="30DADB33" w14:textId="7225FC44" w:rsidR="00C403EC" w:rsidRPr="00042923" w:rsidRDefault="00C403EC" w:rsidP="00C403EC">
      <w:pPr>
        <w:pStyle w:val="Paragraph"/>
        <w:ind w:firstLine="0"/>
        <w:rPr>
          <w:lang w:val="en-GB"/>
        </w:rPr>
      </w:pPr>
      <w:r w:rsidRPr="00042923">
        <w:rPr>
          <w:lang w:val="en-GB"/>
        </w:rPr>
        <w:t>Frozen bull sperm were thawed at 37ºC for 30 s. The content of the straws were added to 3 mL of Tyrode’s medium supplemented with 2 mM sodium bicarbonate, 10 mM lactate, 1 mM pyruvate, 6 mg</w:t>
      </w:r>
      <w:r w:rsidR="003B6B53" w:rsidRPr="00042923">
        <w:rPr>
          <w:lang w:val="en-GB"/>
        </w:rPr>
        <w:t xml:space="preserve"> </w:t>
      </w:r>
      <w:r w:rsidRPr="00042923">
        <w:rPr>
          <w:lang w:val="en-GB"/>
        </w:rPr>
        <w:t>mL</w:t>
      </w:r>
      <w:r w:rsidR="003B6B53" w:rsidRPr="00042923">
        <w:rPr>
          <w:vertAlign w:val="superscript"/>
          <w:lang w:val="en-GB"/>
        </w:rPr>
        <w:t>-1</w:t>
      </w:r>
      <w:r w:rsidRPr="00042923">
        <w:rPr>
          <w:lang w:val="en-GB"/>
        </w:rPr>
        <w:t xml:space="preserve"> fatty acid–free </w:t>
      </w:r>
      <w:commentRangeStart w:id="350"/>
      <w:r w:rsidRPr="00042923">
        <w:rPr>
          <w:lang w:val="en-GB"/>
        </w:rPr>
        <w:t>BSA</w:t>
      </w:r>
      <w:commentRangeEnd w:id="350"/>
      <w:r w:rsidR="008176E0">
        <w:rPr>
          <w:rStyle w:val="CommentReference"/>
        </w:rPr>
        <w:commentReference w:id="350"/>
      </w:r>
      <w:r w:rsidRPr="00042923">
        <w:rPr>
          <w:lang w:val="en-GB"/>
        </w:rPr>
        <w:t>, 100 U</w:t>
      </w:r>
      <w:r w:rsidR="003B6B53" w:rsidRPr="00042923">
        <w:rPr>
          <w:lang w:val="en-GB"/>
        </w:rPr>
        <w:t xml:space="preserve"> </w:t>
      </w:r>
      <w:r w:rsidRPr="00042923">
        <w:rPr>
          <w:lang w:val="en-GB"/>
        </w:rPr>
        <w:t>mL</w:t>
      </w:r>
      <w:r w:rsidR="003B6B53" w:rsidRPr="00042923">
        <w:rPr>
          <w:vertAlign w:val="superscript"/>
          <w:lang w:val="en-GB"/>
        </w:rPr>
        <w:t>-1</w:t>
      </w:r>
      <w:r w:rsidRPr="00042923">
        <w:rPr>
          <w:lang w:val="en-GB"/>
        </w:rPr>
        <w:t xml:space="preserve"> penicillin and 100 μg</w:t>
      </w:r>
      <w:r w:rsidR="003B6B53" w:rsidRPr="00042923">
        <w:rPr>
          <w:lang w:val="en-GB"/>
        </w:rPr>
        <w:t xml:space="preserve"> </w:t>
      </w:r>
      <w:r w:rsidRPr="00042923">
        <w:rPr>
          <w:lang w:val="en-GB"/>
        </w:rPr>
        <w:t>mL</w:t>
      </w:r>
      <w:r w:rsidR="003B6B53" w:rsidRPr="00042923">
        <w:rPr>
          <w:vertAlign w:val="superscript"/>
          <w:lang w:val="en-GB"/>
        </w:rPr>
        <w:t>-1</w:t>
      </w:r>
      <w:r w:rsidRPr="00042923">
        <w:rPr>
          <w:lang w:val="en-GB"/>
        </w:rPr>
        <w:t xml:space="preserve"> streptomycin, centrifuged for 5 min at 700xg, and the pellet submitted to a swim-up separation using Tyrode’s medium supplemented with 25 mM sodium bicarbonate, 22 mM lactate, 1 mM pyruvate, 6 mg</w:t>
      </w:r>
      <w:r w:rsidR="003B6B53" w:rsidRPr="00042923">
        <w:rPr>
          <w:lang w:val="en-GB"/>
        </w:rPr>
        <w:t xml:space="preserve"> </w:t>
      </w:r>
      <w:r w:rsidRPr="00042923">
        <w:rPr>
          <w:lang w:val="en-GB"/>
        </w:rPr>
        <w:t>mL</w:t>
      </w:r>
      <w:r w:rsidR="003B6B53" w:rsidRPr="00042923">
        <w:rPr>
          <w:vertAlign w:val="superscript"/>
          <w:lang w:val="en-GB"/>
        </w:rPr>
        <w:t>-1</w:t>
      </w:r>
      <w:r w:rsidRPr="00042923">
        <w:rPr>
          <w:lang w:val="en-GB"/>
        </w:rPr>
        <w:t xml:space="preserve"> fatty acid–free BSA, 100 U</w:t>
      </w:r>
      <w:r w:rsidR="003B6B53" w:rsidRPr="00042923">
        <w:rPr>
          <w:lang w:val="en-GB"/>
        </w:rPr>
        <w:t xml:space="preserve"> </w:t>
      </w:r>
      <w:r w:rsidRPr="00042923">
        <w:rPr>
          <w:lang w:val="en-GB"/>
        </w:rPr>
        <w:t>mL</w:t>
      </w:r>
      <w:r w:rsidR="003B6B53" w:rsidRPr="00042923">
        <w:rPr>
          <w:vertAlign w:val="superscript"/>
          <w:lang w:val="en-GB"/>
        </w:rPr>
        <w:t>-1</w:t>
      </w:r>
      <w:r w:rsidRPr="00042923">
        <w:rPr>
          <w:lang w:val="en-GB"/>
        </w:rPr>
        <w:t xml:space="preserve"> penicillin and 100 μg</w:t>
      </w:r>
      <w:r w:rsidR="003B6B53" w:rsidRPr="00042923">
        <w:rPr>
          <w:lang w:val="en-GB"/>
        </w:rPr>
        <w:t xml:space="preserve"> </w:t>
      </w:r>
      <w:r w:rsidRPr="00042923">
        <w:rPr>
          <w:lang w:val="en-GB"/>
        </w:rPr>
        <w:t>mL</w:t>
      </w:r>
      <w:r w:rsidR="003B6B53" w:rsidRPr="00042923">
        <w:rPr>
          <w:vertAlign w:val="superscript"/>
          <w:lang w:val="en-GB"/>
        </w:rPr>
        <w:t>-1</w:t>
      </w:r>
      <w:r w:rsidRPr="00042923">
        <w:rPr>
          <w:lang w:val="en-GB"/>
        </w:rPr>
        <w:t xml:space="preserve"> streptomycin (FERT) as overlaying medium. After 1 h, the supernatant was recovered, and sperm concentration was calculated using a Neubauer chamber. A total of 5x10</w:t>
      </w:r>
      <w:r w:rsidRPr="00042923">
        <w:rPr>
          <w:vertAlign w:val="superscript"/>
          <w:lang w:val="en-GB"/>
        </w:rPr>
        <w:t xml:space="preserve">6 </w:t>
      </w:r>
      <w:r w:rsidRPr="00042923">
        <w:rPr>
          <w:lang w:val="en-GB"/>
        </w:rPr>
        <w:t>sperms</w:t>
      </w:r>
      <w:r w:rsidR="003B6B53" w:rsidRPr="00042923">
        <w:rPr>
          <w:lang w:val="en-GB"/>
        </w:rPr>
        <w:t xml:space="preserve"> </w:t>
      </w:r>
      <w:r w:rsidRPr="00042923">
        <w:rPr>
          <w:lang w:val="en-GB"/>
        </w:rPr>
        <w:t>mL</w:t>
      </w:r>
      <w:r w:rsidR="003B6B53" w:rsidRPr="00042923">
        <w:rPr>
          <w:vertAlign w:val="superscript"/>
          <w:lang w:val="en-GB"/>
        </w:rPr>
        <w:t>-1</w:t>
      </w:r>
      <w:r w:rsidRPr="00042923">
        <w:rPr>
          <w:lang w:val="en-GB"/>
        </w:rPr>
        <w:t xml:space="preserve"> was used for incubation. For the incubation with microplastic, five groups were made: 1) </w:t>
      </w:r>
      <w:ins w:id="351" w:author="mnoonan" w:date="2022-08-26T03:32:00Z">
        <w:r w:rsidR="008176E0">
          <w:rPr>
            <w:lang w:val="en-GB"/>
          </w:rPr>
          <w:t xml:space="preserve">a control group of </w:t>
        </w:r>
      </w:ins>
      <w:r w:rsidRPr="00042923">
        <w:rPr>
          <w:lang w:val="en-GB"/>
        </w:rPr>
        <w:t>FERT media without beads</w:t>
      </w:r>
      <w:del w:id="352" w:author="mnoonan" w:date="2022-08-26T03:32:00Z">
        <w:r w:rsidRPr="00042923" w:rsidDel="008176E0">
          <w:rPr>
            <w:lang w:val="en-GB"/>
          </w:rPr>
          <w:delText xml:space="preserve"> (control, CT)</w:delText>
        </w:r>
      </w:del>
      <w:r w:rsidRPr="00042923">
        <w:rPr>
          <w:lang w:val="en-GB"/>
        </w:rPr>
        <w:t xml:space="preserve">; 2) </w:t>
      </w:r>
      <w:ins w:id="353" w:author="mnoonan" w:date="2022-08-26T03:34:00Z">
        <w:r w:rsidR="008176E0" w:rsidRPr="00042923">
          <w:rPr>
            <w:lang w:val="en-GB"/>
          </w:rPr>
          <w:t xml:space="preserve">FERT </w:t>
        </w:r>
      </w:ins>
      <w:r w:rsidRPr="00042923">
        <w:rPr>
          <w:lang w:val="en-GB"/>
        </w:rPr>
        <w:t xml:space="preserve">media containing </w:t>
      </w:r>
      <w:ins w:id="354" w:author="mnoonan" w:date="2022-08-26T03:32:00Z">
        <w:r w:rsidR="008176E0" w:rsidRPr="00042923">
          <w:rPr>
            <w:lang w:val="en-GB"/>
          </w:rPr>
          <w:t>0.047 μm</w:t>
        </w:r>
        <w:r w:rsidR="008176E0" w:rsidRPr="00042923" w:rsidDel="008176E0">
          <w:rPr>
            <w:lang w:val="en-GB"/>
          </w:rPr>
          <w:t xml:space="preserve"> </w:t>
        </w:r>
      </w:ins>
      <w:del w:id="355" w:author="mnoonan" w:date="2022-08-26T03:31:00Z">
        <w:r w:rsidRPr="00042923" w:rsidDel="008176E0">
          <w:rPr>
            <w:lang w:val="en-GB"/>
          </w:rPr>
          <w:delText xml:space="preserve">PS </w:delText>
        </w:r>
      </w:del>
      <w:ins w:id="356" w:author="mnoonan" w:date="2022-08-26T03:31:00Z">
        <w:r w:rsidR="008176E0">
          <w:rPr>
            <w:lang w:val="en-GB"/>
          </w:rPr>
          <w:t>polystyrene</w:t>
        </w:r>
        <w:r w:rsidR="008176E0" w:rsidRPr="00042923">
          <w:rPr>
            <w:lang w:val="en-GB"/>
          </w:rPr>
          <w:t xml:space="preserve"> </w:t>
        </w:r>
      </w:ins>
      <w:r w:rsidRPr="00042923">
        <w:rPr>
          <w:lang w:val="en-GB"/>
        </w:rPr>
        <w:t>beads</w:t>
      </w:r>
      <w:del w:id="357" w:author="mnoonan" w:date="2022-08-26T03:32:00Z">
        <w:r w:rsidRPr="00042923" w:rsidDel="008176E0">
          <w:rPr>
            <w:lang w:val="en-GB"/>
          </w:rPr>
          <w:delText xml:space="preserve"> of size 0.047 μm</w:delText>
        </w:r>
      </w:del>
      <w:del w:id="358" w:author="mnoonan" w:date="2022-08-26T03:31:00Z">
        <w:r w:rsidRPr="00042923" w:rsidDel="008176E0">
          <w:rPr>
            <w:lang w:val="en-GB"/>
          </w:rPr>
          <w:delText xml:space="preserve"> (B0.05)</w:delText>
        </w:r>
      </w:del>
      <w:r w:rsidRPr="00042923">
        <w:rPr>
          <w:lang w:val="en-GB"/>
        </w:rPr>
        <w:t xml:space="preserve">; 3) </w:t>
      </w:r>
      <w:ins w:id="359" w:author="mnoonan" w:date="2022-08-26T03:34:00Z">
        <w:r w:rsidR="008176E0" w:rsidRPr="00042923">
          <w:rPr>
            <w:lang w:val="en-GB"/>
          </w:rPr>
          <w:t xml:space="preserve">FERT </w:t>
        </w:r>
      </w:ins>
      <w:r w:rsidRPr="00042923">
        <w:rPr>
          <w:lang w:val="en-GB"/>
        </w:rPr>
        <w:t xml:space="preserve">media containing </w:t>
      </w:r>
      <w:ins w:id="360" w:author="mnoonan" w:date="2022-08-26T03:32:00Z">
        <w:r w:rsidR="008176E0" w:rsidRPr="00042923">
          <w:rPr>
            <w:lang w:val="en-GB"/>
          </w:rPr>
          <w:t xml:space="preserve">0.100 μm </w:t>
        </w:r>
        <w:r w:rsidR="008176E0">
          <w:rPr>
            <w:lang w:val="en-GB"/>
          </w:rPr>
          <w:t>polystyrene</w:t>
        </w:r>
        <w:r w:rsidR="008176E0" w:rsidRPr="00042923">
          <w:rPr>
            <w:lang w:val="en-GB"/>
          </w:rPr>
          <w:t xml:space="preserve"> </w:t>
        </w:r>
      </w:ins>
      <w:del w:id="361" w:author="mnoonan" w:date="2022-08-26T03:32:00Z">
        <w:r w:rsidRPr="00042923" w:rsidDel="008176E0">
          <w:rPr>
            <w:lang w:val="en-GB"/>
          </w:rPr>
          <w:delText xml:space="preserve">PS </w:delText>
        </w:r>
      </w:del>
      <w:r w:rsidRPr="00042923">
        <w:rPr>
          <w:lang w:val="en-GB"/>
        </w:rPr>
        <w:t>beads</w:t>
      </w:r>
      <w:del w:id="362" w:author="mnoonan" w:date="2022-08-26T03:33:00Z">
        <w:r w:rsidRPr="00042923" w:rsidDel="008176E0">
          <w:rPr>
            <w:lang w:val="en-GB"/>
          </w:rPr>
          <w:delText xml:space="preserve"> of size </w:delText>
        </w:r>
      </w:del>
      <w:del w:id="363" w:author="mnoonan" w:date="2022-08-26T03:32:00Z">
        <w:r w:rsidRPr="00042923" w:rsidDel="008176E0">
          <w:rPr>
            <w:lang w:val="en-GB"/>
          </w:rPr>
          <w:delText xml:space="preserve">0.100 μm </w:delText>
        </w:r>
      </w:del>
      <w:del w:id="364" w:author="mnoonan" w:date="2022-08-26T03:33:00Z">
        <w:r w:rsidRPr="00042923" w:rsidDel="008176E0">
          <w:rPr>
            <w:lang w:val="en-GB"/>
          </w:rPr>
          <w:delText>(B0.1)</w:delText>
        </w:r>
      </w:del>
      <w:r w:rsidRPr="00042923">
        <w:rPr>
          <w:lang w:val="en-GB"/>
        </w:rPr>
        <w:t xml:space="preserve">; 4) </w:t>
      </w:r>
      <w:ins w:id="365" w:author="mnoonan" w:date="2022-08-26T03:34:00Z">
        <w:r w:rsidR="008176E0" w:rsidRPr="00042923">
          <w:rPr>
            <w:lang w:val="en-GB"/>
          </w:rPr>
          <w:t xml:space="preserve">FERT </w:t>
        </w:r>
      </w:ins>
      <w:r w:rsidRPr="00042923">
        <w:rPr>
          <w:lang w:val="en-GB"/>
        </w:rPr>
        <w:t xml:space="preserve">media containing </w:t>
      </w:r>
      <w:ins w:id="366" w:author="mnoonan" w:date="2022-08-26T03:33:00Z">
        <w:r w:rsidR="008176E0" w:rsidRPr="00042923">
          <w:rPr>
            <w:lang w:val="en-GB"/>
          </w:rPr>
          <w:t>0.304 μm</w:t>
        </w:r>
        <w:r w:rsidR="008176E0">
          <w:rPr>
            <w:lang w:val="en-GB"/>
          </w:rPr>
          <w:t xml:space="preserve"> </w:t>
        </w:r>
        <w:r w:rsidR="008176E0">
          <w:rPr>
            <w:lang w:val="en-GB"/>
          </w:rPr>
          <w:t>polystyrene</w:t>
        </w:r>
        <w:r w:rsidR="008176E0" w:rsidRPr="00042923">
          <w:rPr>
            <w:lang w:val="en-GB"/>
          </w:rPr>
          <w:t xml:space="preserve"> </w:t>
        </w:r>
      </w:ins>
      <w:del w:id="367" w:author="mnoonan" w:date="2022-08-26T03:33:00Z">
        <w:r w:rsidRPr="00042923" w:rsidDel="008176E0">
          <w:rPr>
            <w:lang w:val="en-GB"/>
          </w:rPr>
          <w:delText xml:space="preserve">PS </w:delText>
        </w:r>
      </w:del>
      <w:r w:rsidRPr="00042923">
        <w:rPr>
          <w:lang w:val="en-GB"/>
        </w:rPr>
        <w:t>beads</w:t>
      </w:r>
      <w:del w:id="368" w:author="mnoonan" w:date="2022-08-26T03:33:00Z">
        <w:r w:rsidRPr="00042923" w:rsidDel="008176E0">
          <w:rPr>
            <w:lang w:val="en-GB"/>
          </w:rPr>
          <w:delText xml:space="preserve"> of size 0.304 μm (B0.3)</w:delText>
        </w:r>
      </w:del>
      <w:r w:rsidRPr="00042923">
        <w:rPr>
          <w:lang w:val="en-GB"/>
        </w:rPr>
        <w:t xml:space="preserve">; and 5) </w:t>
      </w:r>
      <w:ins w:id="369" w:author="mnoonan" w:date="2022-08-26T03:34:00Z">
        <w:r w:rsidR="008176E0" w:rsidRPr="00042923">
          <w:rPr>
            <w:lang w:val="en-GB"/>
          </w:rPr>
          <w:t xml:space="preserve">FERT </w:t>
        </w:r>
      </w:ins>
      <w:r w:rsidRPr="00042923">
        <w:rPr>
          <w:lang w:val="en-GB"/>
        </w:rPr>
        <w:t xml:space="preserve">media containing </w:t>
      </w:r>
      <w:ins w:id="370" w:author="mnoonan" w:date="2022-08-26T03:33:00Z">
        <w:r w:rsidR="008176E0">
          <w:rPr>
            <w:lang w:val="en-GB"/>
          </w:rPr>
          <w:t>1</w:t>
        </w:r>
        <w:r w:rsidR="008176E0" w:rsidRPr="00042923">
          <w:rPr>
            <w:lang w:val="en-GB"/>
          </w:rPr>
          <w:t>.112 μm</w:t>
        </w:r>
        <w:r w:rsidR="008176E0">
          <w:rPr>
            <w:lang w:val="en-GB"/>
          </w:rPr>
          <w:t xml:space="preserve"> </w:t>
        </w:r>
        <w:r w:rsidR="008176E0">
          <w:rPr>
            <w:lang w:val="en-GB"/>
          </w:rPr>
          <w:t>polystyrene</w:t>
        </w:r>
        <w:r w:rsidR="008176E0" w:rsidRPr="00042923">
          <w:rPr>
            <w:lang w:val="en-GB"/>
          </w:rPr>
          <w:t xml:space="preserve"> </w:t>
        </w:r>
      </w:ins>
      <w:del w:id="371" w:author="mnoonan" w:date="2022-08-26T03:33:00Z">
        <w:r w:rsidRPr="00042923" w:rsidDel="008176E0">
          <w:rPr>
            <w:lang w:val="en-GB"/>
          </w:rPr>
          <w:delText xml:space="preserve">PS </w:delText>
        </w:r>
      </w:del>
      <w:r w:rsidRPr="00042923">
        <w:rPr>
          <w:lang w:val="en-GB"/>
        </w:rPr>
        <w:t>beads</w:t>
      </w:r>
      <w:del w:id="372" w:author="mnoonan" w:date="2022-08-26T03:34:00Z">
        <w:r w:rsidRPr="00042923" w:rsidDel="008176E0">
          <w:rPr>
            <w:lang w:val="en-GB"/>
          </w:rPr>
          <w:delText xml:space="preserve"> of size 1.112 μm (B1.1)</w:delText>
        </w:r>
      </w:del>
      <w:r w:rsidRPr="00042923">
        <w:rPr>
          <w:lang w:val="en-GB"/>
        </w:rPr>
        <w:t>. The concentration of beads in all groups was 1.2 million beads</w:t>
      </w:r>
      <w:r w:rsidR="003B6B53" w:rsidRPr="00042923">
        <w:rPr>
          <w:lang w:val="en-GB"/>
        </w:rPr>
        <w:t xml:space="preserve"> </w:t>
      </w:r>
      <w:r w:rsidRPr="00042923">
        <w:rPr>
          <w:lang w:val="en-GB"/>
        </w:rPr>
        <w:t>mL</w:t>
      </w:r>
      <w:r w:rsidR="003B6B53" w:rsidRPr="00042923">
        <w:rPr>
          <w:vertAlign w:val="superscript"/>
          <w:lang w:val="en-GB"/>
        </w:rPr>
        <w:t>-1</w:t>
      </w:r>
      <w:r w:rsidRPr="00042923">
        <w:rPr>
          <w:lang w:val="en-GB"/>
        </w:rPr>
        <w:t xml:space="preserve">. Sperm </w:t>
      </w:r>
      <w:del w:id="373" w:author="mnoonan" w:date="2022-08-26T03:34:00Z">
        <w:r w:rsidRPr="00042923" w:rsidDel="008176E0">
          <w:rPr>
            <w:lang w:val="en-GB"/>
          </w:rPr>
          <w:delText xml:space="preserve">was </w:delText>
        </w:r>
      </w:del>
      <w:ins w:id="374" w:author="mnoonan" w:date="2022-08-26T03:34:00Z">
        <w:r w:rsidR="008176E0">
          <w:rPr>
            <w:lang w:val="en-GB"/>
          </w:rPr>
          <w:t>were</w:t>
        </w:r>
        <w:r w:rsidR="008176E0" w:rsidRPr="00042923">
          <w:rPr>
            <w:lang w:val="en-GB"/>
          </w:rPr>
          <w:t xml:space="preserve"> </w:t>
        </w:r>
      </w:ins>
      <w:r w:rsidRPr="00042923">
        <w:rPr>
          <w:lang w:val="en-GB"/>
        </w:rPr>
        <w:t>incubated at 38.5ºC in a humidified atmosphere of 5% CO</w:t>
      </w:r>
      <w:r w:rsidRPr="00042923">
        <w:rPr>
          <w:vertAlign w:val="subscript"/>
          <w:lang w:val="en-GB"/>
        </w:rPr>
        <w:t>2</w:t>
      </w:r>
      <w:r w:rsidRPr="00042923">
        <w:rPr>
          <w:lang w:val="en-GB"/>
        </w:rPr>
        <w:t xml:space="preserve"> and 95% O</w:t>
      </w:r>
      <w:r w:rsidRPr="00042923">
        <w:rPr>
          <w:vertAlign w:val="subscript"/>
          <w:lang w:val="en-GB"/>
        </w:rPr>
        <w:t xml:space="preserve">2 </w:t>
      </w:r>
      <w:r w:rsidRPr="00042923">
        <w:rPr>
          <w:lang w:val="en-GB"/>
        </w:rPr>
        <w:t>for 2 h, with samples being collected for motility, acrosome integrity, and bead attachment analysis</w:t>
      </w:r>
      <w:r w:rsidR="003B6B53" w:rsidRPr="00042923">
        <w:rPr>
          <w:lang w:val="en-GB"/>
        </w:rPr>
        <w:t xml:space="preserve"> at</w:t>
      </w:r>
      <w:r w:rsidRPr="00042923">
        <w:rPr>
          <w:lang w:val="en-GB"/>
        </w:rPr>
        <w:t xml:space="preserve"> 0, 1, 1.5 and 2 h.</w:t>
      </w:r>
    </w:p>
    <w:p w14:paraId="25509639" w14:textId="77777777" w:rsidR="00C403EC" w:rsidRPr="00042923" w:rsidRDefault="00C403EC" w:rsidP="00C403EC">
      <w:pPr>
        <w:pStyle w:val="Paragraph"/>
        <w:ind w:firstLine="0"/>
        <w:rPr>
          <w:b/>
          <w:lang w:val="en-GB"/>
        </w:rPr>
      </w:pPr>
    </w:p>
    <w:p w14:paraId="571803C6" w14:textId="5B9F7EE9" w:rsidR="00C403EC" w:rsidRPr="00042923" w:rsidRDefault="00C403EC" w:rsidP="00C403EC">
      <w:pPr>
        <w:pStyle w:val="Paragraph"/>
        <w:ind w:firstLine="0"/>
        <w:rPr>
          <w:b/>
          <w:lang w:val="en-GB"/>
        </w:rPr>
      </w:pPr>
      <w:commentRangeStart w:id="375"/>
      <w:r w:rsidRPr="00042923">
        <w:rPr>
          <w:b/>
          <w:lang w:val="en-GB"/>
        </w:rPr>
        <w:t xml:space="preserve">Sperm </w:t>
      </w:r>
      <w:commentRangeEnd w:id="375"/>
      <w:r w:rsidR="00A56C4B">
        <w:rPr>
          <w:rStyle w:val="CommentReference"/>
        </w:rPr>
        <w:commentReference w:id="375"/>
      </w:r>
      <w:r w:rsidRPr="00042923">
        <w:rPr>
          <w:b/>
          <w:lang w:val="en-GB"/>
        </w:rPr>
        <w:t xml:space="preserve">motility, </w:t>
      </w:r>
      <w:del w:id="376" w:author="mnoonan" w:date="2022-08-26T03:39:00Z">
        <w:r w:rsidRPr="00042923" w:rsidDel="00AF0CA3">
          <w:rPr>
            <w:b/>
            <w:lang w:val="en-GB"/>
          </w:rPr>
          <w:delText xml:space="preserve">acrosome integrity, and </w:delText>
        </w:r>
      </w:del>
      <w:r w:rsidRPr="00042923">
        <w:rPr>
          <w:b/>
          <w:lang w:val="en-GB"/>
        </w:rPr>
        <w:t>bead attachment</w:t>
      </w:r>
      <w:ins w:id="377" w:author="mnoonan" w:date="2022-08-26T03:39:00Z">
        <w:r w:rsidR="00AF0CA3">
          <w:rPr>
            <w:b/>
            <w:lang w:val="en-GB"/>
          </w:rPr>
          <w:t xml:space="preserve">, and </w:t>
        </w:r>
        <w:r w:rsidR="00AF0CA3" w:rsidRPr="00042923">
          <w:rPr>
            <w:b/>
            <w:lang w:val="en-GB"/>
          </w:rPr>
          <w:t>acrosome integrity</w:t>
        </w:r>
      </w:ins>
      <w:r w:rsidRPr="00042923">
        <w:rPr>
          <w:b/>
          <w:lang w:val="en-GB"/>
        </w:rPr>
        <w:t xml:space="preserve"> assessment </w:t>
      </w:r>
    </w:p>
    <w:p w14:paraId="4F55B160" w14:textId="638225B9" w:rsidR="00C403EC" w:rsidRPr="00042923" w:rsidRDefault="00C403EC" w:rsidP="00C403EC">
      <w:pPr>
        <w:pStyle w:val="Paragraph"/>
        <w:ind w:firstLine="0"/>
        <w:rPr>
          <w:lang w:val="en-GB"/>
        </w:rPr>
      </w:pPr>
      <w:commentRangeStart w:id="378"/>
      <w:r w:rsidRPr="00042923">
        <w:rPr>
          <w:bCs/>
          <w:lang w:val="en-GB"/>
        </w:rPr>
        <w:t>At each</w:t>
      </w:r>
      <w:ins w:id="379" w:author="mnoonan" w:date="2022-08-26T03:40:00Z">
        <w:r w:rsidR="00A56C4B">
          <w:rPr>
            <w:bCs/>
            <w:lang w:val="en-GB"/>
          </w:rPr>
          <w:t xml:space="preserve"> of the</w:t>
        </w:r>
      </w:ins>
      <w:r w:rsidRPr="00042923">
        <w:rPr>
          <w:bCs/>
          <w:lang w:val="en-GB"/>
        </w:rPr>
        <w:t xml:space="preserve"> time point</w:t>
      </w:r>
      <w:ins w:id="380" w:author="mnoonan" w:date="2022-08-26T03:40:00Z">
        <w:r w:rsidR="00A56C4B">
          <w:rPr>
            <w:bCs/>
            <w:lang w:val="en-GB"/>
          </w:rPr>
          <w:t>s mentioned above</w:t>
        </w:r>
      </w:ins>
      <w:r w:rsidRPr="00042923">
        <w:rPr>
          <w:bCs/>
          <w:lang w:val="en-GB"/>
        </w:rPr>
        <w:t xml:space="preserve">, </w:t>
      </w:r>
      <w:r w:rsidRPr="00042923">
        <w:rPr>
          <w:lang w:val="en-GB"/>
        </w:rPr>
        <w:t xml:space="preserve">a 5 μL aliquot of sperm was either placed in a pre-warmed slide, covered with a coverslip and a </w:t>
      </w:r>
      <w:del w:id="381" w:author="mnoonan" w:date="2022-08-26T03:35:00Z">
        <w:r w:rsidRPr="00042923" w:rsidDel="00466B74">
          <w:rPr>
            <w:lang w:val="en-GB"/>
          </w:rPr>
          <w:delText xml:space="preserve">movie </w:delText>
        </w:r>
      </w:del>
      <w:ins w:id="382" w:author="mnoonan" w:date="2022-08-26T03:35:00Z">
        <w:r w:rsidR="00466B74">
          <w:rPr>
            <w:lang w:val="en-GB"/>
          </w:rPr>
          <w:t>video</w:t>
        </w:r>
        <w:r w:rsidR="00466B74" w:rsidRPr="00042923">
          <w:rPr>
            <w:lang w:val="en-GB"/>
          </w:rPr>
          <w:t xml:space="preserve"> </w:t>
        </w:r>
      </w:ins>
      <w:r w:rsidRPr="00042923">
        <w:rPr>
          <w:lang w:val="en-GB"/>
        </w:rPr>
        <w:t>of at least 5 distinct areas for motility analysis was recorded, using an EVOS M7000 microscope; or added to a SuperFrost</w:t>
      </w:r>
      <w:bookmarkStart w:id="383" w:name="_Hlk110244121"/>
      <w:r w:rsidRPr="00042923">
        <w:rPr>
          <w:lang w:val="en-GB"/>
        </w:rPr>
        <w:t>™</w:t>
      </w:r>
      <w:bookmarkEnd w:id="383"/>
      <w:r w:rsidRPr="00042923">
        <w:rPr>
          <w:lang w:val="en-GB"/>
        </w:rPr>
        <w:t xml:space="preserve"> slide (Expredia), fixed with an equal volume of paraformaldehyde 4% and smeared across the slide</w:t>
      </w:r>
      <w:commentRangeEnd w:id="378"/>
      <w:r w:rsidR="00466B74">
        <w:rPr>
          <w:rStyle w:val="CommentReference"/>
        </w:rPr>
        <w:commentReference w:id="378"/>
      </w:r>
      <w:r w:rsidRPr="00042923">
        <w:rPr>
          <w:lang w:val="en-GB"/>
        </w:rPr>
        <w:t xml:space="preserve">. Those slides were </w:t>
      </w:r>
      <w:commentRangeStart w:id="384"/>
      <w:r w:rsidRPr="00042923">
        <w:rPr>
          <w:lang w:val="en-GB"/>
        </w:rPr>
        <w:t>le</w:t>
      </w:r>
      <w:ins w:id="385" w:author="mnoonan" w:date="2022-08-26T03:36:00Z">
        <w:r w:rsidR="00466B74">
          <w:rPr>
            <w:lang w:val="en-GB"/>
          </w:rPr>
          <w:t>f</w:t>
        </w:r>
      </w:ins>
      <w:r w:rsidRPr="00042923">
        <w:rPr>
          <w:lang w:val="en-GB"/>
        </w:rPr>
        <w:t xml:space="preserve">t to dry overnight </w:t>
      </w:r>
      <w:commentRangeEnd w:id="384"/>
      <w:r w:rsidR="00466B74">
        <w:rPr>
          <w:rStyle w:val="CommentReference"/>
        </w:rPr>
        <w:commentReference w:id="384"/>
      </w:r>
      <w:r w:rsidRPr="00042923">
        <w:rPr>
          <w:lang w:val="en-GB"/>
        </w:rPr>
        <w:t xml:space="preserve">before subsequent analysis of bead attachment and acrosome integrity. The sperm motility (N = </w:t>
      </w:r>
      <w:r w:rsidR="00801631" w:rsidRPr="00042923">
        <w:rPr>
          <w:lang w:val="en-GB"/>
        </w:rPr>
        <w:t>4 bulls</w:t>
      </w:r>
      <w:r w:rsidRPr="00042923">
        <w:rPr>
          <w:lang w:val="en-GB"/>
        </w:rPr>
        <w:t xml:space="preserve">) was calculated by analyzing each video and </w:t>
      </w:r>
      <w:commentRangeStart w:id="386"/>
      <w:r w:rsidRPr="00042923">
        <w:rPr>
          <w:lang w:val="en-GB"/>
        </w:rPr>
        <w:t xml:space="preserve">counting total sperm, number of sperm moving, and number of sperm not moving. </w:t>
      </w:r>
      <w:commentRangeEnd w:id="386"/>
      <w:r w:rsidR="00466B74">
        <w:rPr>
          <w:rStyle w:val="CommentReference"/>
        </w:rPr>
        <w:commentReference w:id="386"/>
      </w:r>
      <w:r w:rsidRPr="00042923">
        <w:rPr>
          <w:lang w:val="en-GB"/>
        </w:rPr>
        <w:t xml:space="preserve">For the bead attachment, the confocal Raman microscope (WITec, Germany) was used, the slides were imaged using a </w:t>
      </w:r>
      <w:r w:rsidR="0098249C" w:rsidRPr="00042923">
        <w:rPr>
          <w:lang w:val="en-GB"/>
        </w:rPr>
        <w:t>×</w:t>
      </w:r>
      <w:r w:rsidRPr="00042923">
        <w:rPr>
          <w:lang w:val="en-GB"/>
        </w:rPr>
        <w:t>100 DIC NA 0.9 objective, and random areas selected and analyzed for the presence of sperm with microplastic attached to its surface. Each slide had, at least, 100 sperm</w:t>
      </w:r>
      <w:r w:rsidR="0098249C" w:rsidRPr="00042923">
        <w:rPr>
          <w:lang w:val="en-GB"/>
        </w:rPr>
        <w:t xml:space="preserve"> cell</w:t>
      </w:r>
      <w:r w:rsidRPr="00042923">
        <w:rPr>
          <w:lang w:val="en-GB"/>
        </w:rPr>
        <w:t xml:space="preserve">s counted (N = </w:t>
      </w:r>
      <w:r w:rsidR="00801631" w:rsidRPr="00042923">
        <w:rPr>
          <w:lang w:val="en-GB"/>
        </w:rPr>
        <w:t>4 bulls</w:t>
      </w:r>
      <w:r w:rsidRPr="00042923">
        <w:rPr>
          <w:lang w:val="en-GB"/>
        </w:rPr>
        <w:t xml:space="preserve">). </w:t>
      </w:r>
      <w:r w:rsidRPr="00042923">
        <w:rPr>
          <w:lang w:val="en-GB"/>
        </w:rPr>
        <w:lastRenderedPageBreak/>
        <w:t xml:space="preserve">Due to difficulties in visualizing </w:t>
      </w:r>
      <w:del w:id="387" w:author="mnoonan" w:date="2022-08-26T03:38:00Z">
        <w:r w:rsidRPr="00042923" w:rsidDel="00466B74">
          <w:rPr>
            <w:lang w:val="en-GB"/>
          </w:rPr>
          <w:delText xml:space="preserve">PS beads </w:delText>
        </w:r>
      </w:del>
      <w:ins w:id="388" w:author="mnoonan" w:date="2022-08-26T03:38:00Z">
        <w:r w:rsidR="00466B74">
          <w:rPr>
            <w:lang w:val="en-GB"/>
          </w:rPr>
          <w:t>the</w:t>
        </w:r>
      </w:ins>
      <w:del w:id="389" w:author="mnoonan" w:date="2022-08-26T03:38:00Z">
        <w:r w:rsidRPr="00042923" w:rsidDel="00466B74">
          <w:rPr>
            <w:lang w:val="en-GB"/>
          </w:rPr>
          <w:delText>of</w:delText>
        </w:r>
      </w:del>
      <w:r w:rsidRPr="00042923">
        <w:rPr>
          <w:lang w:val="en-GB"/>
        </w:rPr>
        <w:t xml:space="preserve"> small</w:t>
      </w:r>
      <w:ins w:id="390" w:author="mnoonan" w:date="2022-08-26T03:38:00Z">
        <w:r w:rsidR="00466B74">
          <w:rPr>
            <w:lang w:val="en-GB"/>
          </w:rPr>
          <w:t>est</w:t>
        </w:r>
      </w:ins>
      <w:r w:rsidRPr="00042923">
        <w:rPr>
          <w:lang w:val="en-GB"/>
        </w:rPr>
        <w:t xml:space="preserve"> </w:t>
      </w:r>
      <w:del w:id="391" w:author="mnoonan" w:date="2022-08-26T03:39:00Z">
        <w:r w:rsidRPr="00042923" w:rsidDel="00466B74">
          <w:rPr>
            <w:lang w:val="en-GB"/>
          </w:rPr>
          <w:delText>sizes (</w:delText>
        </w:r>
      </w:del>
      <w:r w:rsidRPr="00042923">
        <w:rPr>
          <w:lang w:val="en-GB"/>
        </w:rPr>
        <w:t>0.05 and 0.1 μm</w:t>
      </w:r>
      <w:ins w:id="392" w:author="mnoonan" w:date="2022-08-26T03:39:00Z">
        <w:r w:rsidR="00466B74">
          <w:rPr>
            <w:lang w:val="en-GB"/>
          </w:rPr>
          <w:t xml:space="preserve"> </w:t>
        </w:r>
        <w:r w:rsidR="00466B74">
          <w:rPr>
            <w:lang w:val="en-GB"/>
          </w:rPr>
          <w:t>polystyrene</w:t>
        </w:r>
        <w:r w:rsidR="00466B74" w:rsidRPr="00042923">
          <w:rPr>
            <w:lang w:val="en-GB"/>
          </w:rPr>
          <w:t xml:space="preserve"> </w:t>
        </w:r>
        <w:r w:rsidR="00466B74" w:rsidRPr="00042923">
          <w:rPr>
            <w:lang w:val="en-GB"/>
          </w:rPr>
          <w:t>beads</w:t>
        </w:r>
      </w:ins>
      <w:del w:id="393" w:author="mnoonan" w:date="2022-08-26T03:39:00Z">
        <w:r w:rsidRPr="00042923" w:rsidDel="00466B74">
          <w:rPr>
            <w:lang w:val="en-GB"/>
          </w:rPr>
          <w:delText>)</w:delText>
        </w:r>
      </w:del>
      <w:r w:rsidRPr="00042923">
        <w:rPr>
          <w:lang w:val="en-GB"/>
        </w:rPr>
        <w:t>, bead</w:t>
      </w:r>
      <w:del w:id="394" w:author="mnoonan" w:date="2022-08-26T03:39:00Z">
        <w:r w:rsidRPr="00042923" w:rsidDel="00466B74">
          <w:rPr>
            <w:lang w:val="en-GB"/>
          </w:rPr>
          <w:delText>s</w:delText>
        </w:r>
      </w:del>
      <w:r w:rsidRPr="00042923">
        <w:rPr>
          <w:lang w:val="en-GB"/>
        </w:rPr>
        <w:t xml:space="preserve"> attachment was only </w:t>
      </w:r>
      <w:del w:id="395" w:author="mnoonan" w:date="2022-08-26T03:39:00Z">
        <w:r w:rsidRPr="00042923" w:rsidDel="00466B74">
          <w:rPr>
            <w:lang w:val="en-GB"/>
          </w:rPr>
          <w:delText xml:space="preserve">calculated </w:delText>
        </w:r>
      </w:del>
      <w:ins w:id="396" w:author="mnoonan" w:date="2022-08-26T03:39:00Z">
        <w:r w:rsidR="00466B74">
          <w:rPr>
            <w:lang w:val="en-GB"/>
          </w:rPr>
          <w:t>quantified</w:t>
        </w:r>
        <w:r w:rsidR="00466B74" w:rsidRPr="00042923">
          <w:rPr>
            <w:lang w:val="en-GB"/>
          </w:rPr>
          <w:t xml:space="preserve"> </w:t>
        </w:r>
      </w:ins>
      <w:r w:rsidRPr="00042923">
        <w:rPr>
          <w:lang w:val="en-GB"/>
        </w:rPr>
        <w:t xml:space="preserve">for </w:t>
      </w:r>
      <w:ins w:id="397" w:author="mnoonan" w:date="2022-08-26T03:38:00Z">
        <w:r w:rsidR="00466B74">
          <w:rPr>
            <w:lang w:val="en-GB"/>
          </w:rPr>
          <w:t xml:space="preserve">the </w:t>
        </w:r>
      </w:ins>
      <w:r w:rsidRPr="00042923">
        <w:rPr>
          <w:lang w:val="en-GB"/>
        </w:rPr>
        <w:t xml:space="preserve">0.3 and 1.1 μm beads. </w:t>
      </w:r>
    </w:p>
    <w:p w14:paraId="25827FAD" w14:textId="7CB3C100" w:rsidR="00C403EC" w:rsidRPr="00042923" w:rsidRDefault="00C403EC" w:rsidP="00C403EC">
      <w:pPr>
        <w:pStyle w:val="Paragraph"/>
        <w:rPr>
          <w:lang w:val="en-GB"/>
        </w:rPr>
      </w:pPr>
      <w:r w:rsidRPr="00042923">
        <w:rPr>
          <w:lang w:val="en-GB"/>
        </w:rPr>
        <w:t>For the acrosome integrity analysis</w:t>
      </w:r>
      <w:r w:rsidR="00801631" w:rsidRPr="00042923">
        <w:rPr>
          <w:lang w:val="en-GB"/>
        </w:rPr>
        <w:t xml:space="preserve"> (N=3 bulls)</w:t>
      </w:r>
      <w:r w:rsidRPr="00042923">
        <w:rPr>
          <w:lang w:val="en-GB"/>
        </w:rPr>
        <w:t>, fixed slides were washed 3x with PBS, and stained using a Hoechst 33342 (5 μg</w:t>
      </w:r>
      <w:r w:rsidR="00DA6106" w:rsidRPr="00042923">
        <w:rPr>
          <w:lang w:val="en-GB"/>
        </w:rPr>
        <w:t xml:space="preserve"> </w:t>
      </w:r>
      <w:r w:rsidRPr="00042923">
        <w:rPr>
          <w:lang w:val="en-GB"/>
        </w:rPr>
        <w:t>mL</w:t>
      </w:r>
      <w:r w:rsidR="00DA6106" w:rsidRPr="00042923">
        <w:rPr>
          <w:vertAlign w:val="superscript"/>
          <w:lang w:val="en-GB"/>
        </w:rPr>
        <w:t>-1</w:t>
      </w:r>
      <w:r w:rsidRPr="00042923">
        <w:rPr>
          <w:lang w:val="en-GB"/>
        </w:rPr>
        <w:t>, Thermo Fisher Scientific, USA) and FITC-PNA Alexa 493 (5 μg</w:t>
      </w:r>
      <w:r w:rsidR="00DA6106" w:rsidRPr="00042923">
        <w:rPr>
          <w:lang w:val="en-GB"/>
        </w:rPr>
        <w:t xml:space="preserve"> </w:t>
      </w:r>
      <w:r w:rsidRPr="00042923">
        <w:rPr>
          <w:lang w:val="en-GB"/>
        </w:rPr>
        <w:t>mL</w:t>
      </w:r>
      <w:r w:rsidR="00DA6106" w:rsidRPr="00042923">
        <w:rPr>
          <w:vertAlign w:val="superscript"/>
          <w:lang w:val="en-GB"/>
        </w:rPr>
        <w:t>-1</w:t>
      </w:r>
      <w:r w:rsidRPr="00042923">
        <w:rPr>
          <w:lang w:val="en-GB"/>
        </w:rPr>
        <w:t xml:space="preserve">, Thermo Fisher Scientific, USA) solution for 15 min. Slides were then washed 3x with PBS and mounted using an anti-fade solution (ProLong™ Gold Antifade Mountant, Thermo Fisher Scientific, USA) and a cover slip. The samples were imaged using a Leica Thunder DMi8 Microscope. The images were captured and processed using the </w:t>
      </w:r>
      <w:commentRangeStart w:id="398"/>
      <w:r w:rsidRPr="00042923">
        <w:rPr>
          <w:lang w:val="en-GB"/>
        </w:rPr>
        <w:t xml:space="preserve">Thunder </w:t>
      </w:r>
      <w:commentRangeEnd w:id="398"/>
      <w:r w:rsidR="00046AA1">
        <w:rPr>
          <w:rStyle w:val="CommentReference"/>
        </w:rPr>
        <w:commentReference w:id="398"/>
      </w:r>
      <w:r w:rsidRPr="00042923">
        <w:rPr>
          <w:lang w:val="en-GB"/>
        </w:rPr>
        <w:t xml:space="preserve">software. The stained sperm cells were visualized with a ×20 NA 1.25 objective. At least </w:t>
      </w:r>
      <w:r w:rsidR="00801631" w:rsidRPr="00042923">
        <w:rPr>
          <w:lang w:val="en-GB"/>
        </w:rPr>
        <w:t>10</w:t>
      </w:r>
      <w:r w:rsidRPr="00042923">
        <w:rPr>
          <w:lang w:val="en-GB"/>
        </w:rPr>
        <w:t>0 sperm cells/group were counted to determine percentage of cells with intact acrosome.</w:t>
      </w:r>
    </w:p>
    <w:p w14:paraId="0DC8A04E" w14:textId="77777777" w:rsidR="00C403EC" w:rsidRPr="00042923" w:rsidRDefault="00C403EC" w:rsidP="00C403EC">
      <w:pPr>
        <w:pStyle w:val="Paragraph"/>
        <w:ind w:firstLine="0"/>
        <w:rPr>
          <w:b/>
          <w:lang w:val="en-GB"/>
        </w:rPr>
      </w:pPr>
    </w:p>
    <w:p w14:paraId="1A68D47C" w14:textId="0C4352B5" w:rsidR="00C403EC" w:rsidRPr="00042923" w:rsidRDefault="00C403EC" w:rsidP="00C403EC">
      <w:pPr>
        <w:pStyle w:val="Paragraph"/>
        <w:ind w:firstLine="0"/>
        <w:rPr>
          <w:lang w:val="en-GB"/>
        </w:rPr>
      </w:pPr>
      <w:r w:rsidRPr="00042923">
        <w:rPr>
          <w:b/>
          <w:lang w:val="en-GB"/>
        </w:rPr>
        <w:t>Sperm oxidative stress analysis</w:t>
      </w:r>
    </w:p>
    <w:p w14:paraId="42AC5B35" w14:textId="207057F6" w:rsidR="00C403EC" w:rsidRPr="00042923" w:rsidRDefault="00C403EC" w:rsidP="00C403EC">
      <w:pPr>
        <w:pStyle w:val="Paragraph"/>
        <w:ind w:firstLine="0"/>
        <w:rPr>
          <w:lang w:val="en-GB"/>
        </w:rPr>
      </w:pPr>
      <w:del w:id="399" w:author="mnoonan" w:date="2022-08-26T03:44:00Z">
        <w:r w:rsidRPr="00042923" w:rsidDel="00042B94">
          <w:rPr>
            <w:lang w:val="en-GB"/>
          </w:rPr>
          <w:delText>As previously described,</w:delText>
        </w:r>
      </w:del>
      <w:ins w:id="400" w:author="mnoonan" w:date="2022-08-26T03:44:00Z">
        <w:r w:rsidR="00042B94">
          <w:rPr>
            <w:lang w:val="en-GB"/>
          </w:rPr>
          <w:t>We were also interested in assessing the extent to which</w:t>
        </w:r>
      </w:ins>
      <w:r w:rsidRPr="00042923">
        <w:rPr>
          <w:lang w:val="en-GB"/>
        </w:rPr>
        <w:t xml:space="preserve"> </w:t>
      </w:r>
      <w:ins w:id="401" w:author="mnoonan" w:date="2022-08-26T03:42:00Z">
        <w:r w:rsidR="00042B94">
          <w:rPr>
            <w:lang w:val="en-GB"/>
          </w:rPr>
          <w:t xml:space="preserve">bovine </w:t>
        </w:r>
      </w:ins>
      <w:r w:rsidRPr="00042923">
        <w:rPr>
          <w:lang w:val="en-GB"/>
        </w:rPr>
        <w:t>sperm</w:t>
      </w:r>
      <w:r w:rsidR="00801631" w:rsidRPr="00042923">
        <w:rPr>
          <w:lang w:val="en-GB"/>
        </w:rPr>
        <w:t>atozoa</w:t>
      </w:r>
      <w:r w:rsidRPr="00042923">
        <w:rPr>
          <w:lang w:val="en-GB"/>
        </w:rPr>
        <w:t xml:space="preserve"> </w:t>
      </w:r>
      <w:ins w:id="402" w:author="mnoonan" w:date="2022-08-26T03:45:00Z">
        <w:r w:rsidR="00042B94">
          <w:rPr>
            <w:lang w:val="en-GB"/>
          </w:rPr>
          <w:t xml:space="preserve">experienced oxidative stress when exposed to MPs. </w:t>
        </w:r>
      </w:ins>
      <w:del w:id="403" w:author="mnoonan" w:date="2022-08-26T03:44:00Z">
        <w:r w:rsidRPr="00042923" w:rsidDel="00042B94">
          <w:rPr>
            <w:lang w:val="en-GB"/>
          </w:rPr>
          <w:delText xml:space="preserve">were selected by the swim-up protocol and incubated with MPs (CT, B0.05, B0.1, B0.3, and B1.1). </w:delText>
        </w:r>
      </w:del>
      <w:ins w:id="404" w:author="mnoonan" w:date="2022-08-26T03:45:00Z">
        <w:r w:rsidR="00042B94">
          <w:rPr>
            <w:lang w:val="en-GB"/>
          </w:rPr>
          <w:t>To this end,</w:t>
        </w:r>
        <w:r w:rsidR="004F63A7">
          <w:rPr>
            <w:lang w:val="en-GB"/>
          </w:rPr>
          <w:t xml:space="preserve"> </w:t>
        </w:r>
      </w:ins>
      <w:del w:id="405" w:author="mnoonan" w:date="2022-08-26T03:45:00Z">
        <w:r w:rsidRPr="00042923" w:rsidDel="00042B94">
          <w:rPr>
            <w:lang w:val="en-GB"/>
          </w:rPr>
          <w:delText>A</w:delText>
        </w:r>
      </w:del>
      <w:del w:id="406" w:author="mnoonan" w:date="2022-08-26T03:47:00Z">
        <w:r w:rsidRPr="00042923" w:rsidDel="004F63A7">
          <w:rPr>
            <w:lang w:val="en-GB"/>
          </w:rPr>
          <w:delText xml:space="preserve"> positive control group </w:delText>
        </w:r>
      </w:del>
      <w:del w:id="407" w:author="mnoonan" w:date="2022-08-26T03:43:00Z">
        <w:r w:rsidRPr="00042923" w:rsidDel="00042B94">
          <w:rPr>
            <w:lang w:val="en-GB"/>
          </w:rPr>
          <w:delText xml:space="preserve">(CT+) </w:delText>
        </w:r>
      </w:del>
      <w:del w:id="408" w:author="mnoonan" w:date="2022-08-26T03:47:00Z">
        <w:r w:rsidRPr="00042923" w:rsidDel="004F63A7">
          <w:rPr>
            <w:lang w:val="en-GB"/>
          </w:rPr>
          <w:delText xml:space="preserve">was </w:delText>
        </w:r>
      </w:del>
      <w:del w:id="409" w:author="mnoonan" w:date="2022-08-26T03:44:00Z">
        <w:r w:rsidRPr="00042923" w:rsidDel="00042B94">
          <w:rPr>
            <w:lang w:val="en-GB"/>
          </w:rPr>
          <w:delText xml:space="preserve">determined </w:delText>
        </w:r>
      </w:del>
      <w:del w:id="410" w:author="mnoonan" w:date="2022-08-26T03:47:00Z">
        <w:r w:rsidRPr="00042923" w:rsidDel="004F63A7">
          <w:rPr>
            <w:lang w:val="en-GB"/>
          </w:rPr>
          <w:delText>by adding 50 μM of H</w:delText>
        </w:r>
        <w:r w:rsidRPr="00042923" w:rsidDel="004F63A7">
          <w:rPr>
            <w:vertAlign w:val="subscript"/>
            <w:lang w:val="en-GB"/>
          </w:rPr>
          <w:delText>2</w:delText>
        </w:r>
        <w:r w:rsidRPr="00042923" w:rsidDel="004F63A7">
          <w:rPr>
            <w:lang w:val="en-GB"/>
          </w:rPr>
          <w:delText>O</w:delText>
        </w:r>
        <w:r w:rsidRPr="00042923" w:rsidDel="004F63A7">
          <w:rPr>
            <w:vertAlign w:val="subscript"/>
            <w:lang w:val="en-GB"/>
          </w:rPr>
          <w:delText>2</w:delText>
        </w:r>
        <w:r w:rsidRPr="00042923" w:rsidDel="004F63A7">
          <w:rPr>
            <w:lang w:val="en-GB"/>
          </w:rPr>
          <w:delText xml:space="preserve"> to stimulate sperm oxidative stress </w:delText>
        </w:r>
        <w:r w:rsidR="00BE1F20" w:rsidRPr="00042923" w:rsidDel="004F63A7">
          <w:rPr>
            <w:lang w:val="en-GB"/>
          </w:rPr>
          <w:fldChar w:fldCharType="begin" w:fldLock="1"/>
        </w:r>
        <w:r w:rsidR="00CF3D3B" w:rsidRPr="00042923" w:rsidDel="004F63A7">
          <w:rPr>
            <w:lang w:val="en-GB"/>
          </w:rPr>
          <w:delInstrText>ADDIN CSL_CITATION {"citationItems":[{"id":"ITEM-1","itemData":{"DOI":"10.1155/2016/8213071","ISSN":"1942-0900","abstract":"Our study aimed to assess the impact of sperm oxidative stress on embryo development by means of a dose-dependent model. In experiment 1, straws from five bulls were subjected to incubation with increasing H 2 O 2 doses (0, 12.5, 25, and 50 μ M). Motility parameters were evaluated by Computed Assisted System Analysis (CASA). Experiment 2 was designed to study a high (50 μ M) and low dose (12.5 μ M) of H 2 O 2 compared to a control (0 μ M). Samples were incubated and further used for in vitro fertilization. Analyses of motility (CASA), oxidative status (CellROX green and 2’-7’ dichlorofluorescein diacetate), mitochondrial potential (JC-1), chromatin integrity (AO), and sperm capacitation status (chlortetracycline) were performed. Embryos were evaluated based on fast cleavage (30 h.p.i.), cleavage ( D = 3 ), development ( D = 5 ), and blastocyst rates ( D = 8 ). We observed a dose-dependent deleterious effect of H 2 O 2 on motility and increase on the percentages of positive cells for CellROX green, capacitated sperm, and AO. A decrease on cleavage and blastocyst rates was observed as H 2 O 2 increased. Also, we detected a blockage on embryo development. We concluded that sperm when exposed to oxidative environment presents impaired motility traits, prooxidative status, and premature capacitation; such alterations resulting in embryo development fail.","author":[{"dropping-particle":"","family":"Castro","given":"Letícia S.","non-dropping-particle":"de","parse-names":false,"suffix":""},{"dropping-particle":"","family":"Assis","given":"Patrícia M.","non-dropping-particle":"de","parse-names":false,"suffix":""},{"dropping-particle":"","family":"Siqueira","given":"Adriano F. P.","non-dropping-particle":"","parse-names":false,"suffix":""},{"dropping-particle":"","family":"Hamilton","given":"Thais R. S.","non-dropping-particle":"","parse-names":false,"suffix":""},{"dropping-particle":"","family":"Mendes","given":"Camilla M.","non-dropping-particle":"","parse-names":false,"suffix":""},{"dropping-particle":"","family":"Losano","given":"João D. A.","non-dropping-particle":"","parse-names":false,"suffix":""},{"dropping-particle":"","family":"Nichi","given":"Marcílio","non-dropping-particle":"","parse-names":false,"suffix":""},{"dropping-particle":"","family":"Visintin","given":"José A.","non-dropping-particle":"","parse-names":false,"suffix":""},{"dropping-particle":"","family":"Assumpção","given":"Mayra E. O. A.","non-dropping-particle":"","parse-names":false,"suffix":""}],"container-title":"Oxidative Medicine and Cellular Longevity","id":"ITEM-1","issued":{"date-parts":[["2016"]]},"page":"1-12","title":"Sperm Oxidative Stress Is Detrimental to Embryo Development: A Dose-Dependent Study Model and a New and More Sensitive Oxidative Status Evaluation","type":"article-journal","volume":"2016"},"uris":["http://www.mendeley.com/documents/?uuid=db89b365-9e99-45f1-9a1c-2c6f611de10c"]}],"mendeley":{"formattedCitation":"(&lt;i&gt;53&lt;/i&gt;)","plainTextFormattedCitation":"(53)","previouslyFormattedCitation":"(&lt;i&gt;50&lt;/i&gt;)"},"properties":{"noteIndex":0},"schema":"https://github.com/citation-style-language/schema/raw/master/csl-citation.json"}</w:delInstrText>
        </w:r>
        <w:r w:rsidR="00BE1F20" w:rsidRPr="00042923" w:rsidDel="004F63A7">
          <w:rPr>
            <w:lang w:val="en-GB"/>
          </w:rPr>
          <w:fldChar w:fldCharType="separate"/>
        </w:r>
        <w:r w:rsidR="00CF3D3B" w:rsidRPr="00042923" w:rsidDel="004F63A7">
          <w:rPr>
            <w:noProof/>
            <w:lang w:val="en-GB"/>
          </w:rPr>
          <w:delText>(</w:delText>
        </w:r>
        <w:r w:rsidR="00CF3D3B" w:rsidRPr="00042923" w:rsidDel="004F63A7">
          <w:rPr>
            <w:i/>
            <w:noProof/>
            <w:lang w:val="en-GB"/>
          </w:rPr>
          <w:delText>53</w:delText>
        </w:r>
        <w:r w:rsidR="00CF3D3B" w:rsidRPr="00042923" w:rsidDel="004F63A7">
          <w:rPr>
            <w:noProof/>
            <w:lang w:val="en-GB"/>
          </w:rPr>
          <w:delText>)</w:delText>
        </w:r>
        <w:r w:rsidR="00BE1F20" w:rsidRPr="00042923" w:rsidDel="004F63A7">
          <w:rPr>
            <w:lang w:val="en-GB"/>
          </w:rPr>
          <w:fldChar w:fldCharType="end"/>
        </w:r>
        <w:r w:rsidRPr="00042923" w:rsidDel="004F63A7">
          <w:rPr>
            <w:lang w:val="en-GB"/>
          </w:rPr>
          <w:delText xml:space="preserve">. </w:delText>
        </w:r>
      </w:del>
      <w:ins w:id="411" w:author="mnoonan" w:date="2022-08-26T03:48:00Z">
        <w:r w:rsidR="004F63A7">
          <w:rPr>
            <w:lang w:val="en-GB"/>
          </w:rPr>
          <w:t>for</w:t>
        </w:r>
      </w:ins>
      <w:del w:id="412" w:author="mnoonan" w:date="2022-08-26T03:48:00Z">
        <w:r w:rsidRPr="00042923" w:rsidDel="004F63A7">
          <w:rPr>
            <w:lang w:val="en-GB"/>
          </w:rPr>
          <w:delText>In</w:delText>
        </w:r>
      </w:del>
      <w:r w:rsidRPr="00042923">
        <w:rPr>
          <w:lang w:val="en-GB"/>
        </w:rPr>
        <w:t xml:space="preserve"> all </w:t>
      </w:r>
      <w:ins w:id="413" w:author="mnoonan" w:date="2022-08-26T03:47:00Z">
        <w:r w:rsidR="004F63A7">
          <w:rPr>
            <w:lang w:val="en-GB"/>
          </w:rPr>
          <w:t>of the 5 treatment groups described abo</w:t>
        </w:r>
      </w:ins>
      <w:ins w:id="414" w:author="mnoonan" w:date="2022-08-26T03:48:00Z">
        <w:r w:rsidR="004F63A7">
          <w:rPr>
            <w:lang w:val="en-GB"/>
          </w:rPr>
          <w:t>ve</w:t>
        </w:r>
      </w:ins>
      <w:del w:id="415" w:author="mnoonan" w:date="2022-08-26T03:48:00Z">
        <w:r w:rsidRPr="00042923" w:rsidDel="004F63A7">
          <w:rPr>
            <w:lang w:val="en-GB"/>
          </w:rPr>
          <w:delText>groups</w:delText>
        </w:r>
      </w:del>
      <w:r w:rsidRPr="00042923">
        <w:rPr>
          <w:lang w:val="en-GB"/>
        </w:rPr>
        <w:t>, 2 μL</w:t>
      </w:r>
      <w:r w:rsidR="00DA6106" w:rsidRPr="00042923">
        <w:rPr>
          <w:lang w:val="en-GB"/>
        </w:rPr>
        <w:t xml:space="preserve"> </w:t>
      </w:r>
      <w:r w:rsidRPr="00042923">
        <w:rPr>
          <w:lang w:val="en-GB"/>
        </w:rPr>
        <w:t>mL</w:t>
      </w:r>
      <w:r w:rsidR="00DA6106" w:rsidRPr="00042923">
        <w:rPr>
          <w:vertAlign w:val="superscript"/>
          <w:lang w:val="en-GB"/>
        </w:rPr>
        <w:t>-1</w:t>
      </w:r>
      <w:r w:rsidRPr="00042923">
        <w:rPr>
          <w:lang w:val="en-GB"/>
        </w:rPr>
        <w:t xml:space="preserve"> of CellRox™ Green Reagent (Thermo Fisher Scientific, USA) </w:t>
      </w:r>
      <w:commentRangeStart w:id="416"/>
      <w:r w:rsidRPr="00042923">
        <w:rPr>
          <w:lang w:val="en-GB"/>
        </w:rPr>
        <w:t>was added</w:t>
      </w:r>
      <w:r w:rsidR="00801631" w:rsidRPr="00042923">
        <w:rPr>
          <w:lang w:val="en-GB"/>
        </w:rPr>
        <w:t xml:space="preserve"> (N = 4 bulls)</w:t>
      </w:r>
      <w:r w:rsidRPr="00042923">
        <w:rPr>
          <w:lang w:val="en-GB"/>
        </w:rPr>
        <w:t>.</w:t>
      </w:r>
      <w:commentRangeEnd w:id="416"/>
      <w:r w:rsidR="004F63A7">
        <w:rPr>
          <w:rStyle w:val="CommentReference"/>
        </w:rPr>
        <w:commentReference w:id="416"/>
      </w:r>
      <w:ins w:id="417" w:author="mnoonan" w:date="2022-08-26T03:47:00Z">
        <w:r w:rsidR="004F63A7">
          <w:rPr>
            <w:lang w:val="en-GB"/>
          </w:rPr>
          <w:t xml:space="preserve"> </w:t>
        </w:r>
        <w:r w:rsidR="004F63A7">
          <w:rPr>
            <w:lang w:val="en-GB"/>
          </w:rPr>
          <w:t>A</w:t>
        </w:r>
        <w:r w:rsidR="004F63A7" w:rsidRPr="00042923">
          <w:rPr>
            <w:lang w:val="en-GB"/>
          </w:rPr>
          <w:t xml:space="preserve"> positive control group was </w:t>
        </w:r>
        <w:r w:rsidR="004F63A7">
          <w:rPr>
            <w:lang w:val="en-GB"/>
          </w:rPr>
          <w:t>also created</w:t>
        </w:r>
        <w:r w:rsidR="004F63A7" w:rsidRPr="00042923">
          <w:rPr>
            <w:lang w:val="en-GB"/>
          </w:rPr>
          <w:t xml:space="preserve"> </w:t>
        </w:r>
        <w:r w:rsidR="004F63A7" w:rsidRPr="00042923">
          <w:rPr>
            <w:lang w:val="en-GB"/>
          </w:rPr>
          <w:t>by adding 50 μM of H</w:t>
        </w:r>
        <w:r w:rsidR="004F63A7" w:rsidRPr="00042923">
          <w:rPr>
            <w:vertAlign w:val="subscript"/>
            <w:lang w:val="en-GB"/>
          </w:rPr>
          <w:t>2</w:t>
        </w:r>
        <w:r w:rsidR="004F63A7" w:rsidRPr="00042923">
          <w:rPr>
            <w:lang w:val="en-GB"/>
          </w:rPr>
          <w:t>O</w:t>
        </w:r>
        <w:r w:rsidR="004F63A7" w:rsidRPr="00042923">
          <w:rPr>
            <w:vertAlign w:val="subscript"/>
            <w:lang w:val="en-GB"/>
          </w:rPr>
          <w:t>2</w:t>
        </w:r>
        <w:r w:rsidR="004F63A7" w:rsidRPr="00042923">
          <w:rPr>
            <w:lang w:val="en-GB"/>
          </w:rPr>
          <w:t xml:space="preserve"> to stimulate sperm oxidative stress </w:t>
        </w:r>
        <w:r w:rsidR="004F63A7" w:rsidRPr="00042923">
          <w:rPr>
            <w:lang w:val="en-GB"/>
          </w:rPr>
          <w:fldChar w:fldCharType="begin" w:fldLock="1"/>
        </w:r>
        <w:r w:rsidR="004F63A7" w:rsidRPr="00042923">
          <w:rPr>
            <w:lang w:val="en-GB"/>
          </w:rPr>
          <w:instrText>ADDIN CSL_CITATION {"citationItems":[{"id":"ITEM-1","itemData":{"DOI":"10.1155/2016/8213071","ISSN":"1942-0900","abstract":"Our study aimed to assess the impact of sperm oxidative stress on embryo development by means of a dose-dependent model. In experiment 1, straws from five bulls were subjected to incubation with increasing H 2 O 2 doses (0, 12.5, 25, and 50 μ M). Motility parameters were evaluated by Computed Assisted System Analysis (CASA). Experiment 2 was designed to study a high (50 μ M) and low dose (12.5 μ M) of H 2 O 2 compared to a control (0 μ M). Samples were incubated and further used for in vitro fertilization. Analyses of motility (CASA), oxidative status (CellROX green and 2’-7’ dichlorofluorescein diacetate), mitochondrial potential (JC-1), chromatin integrity (AO), and sperm capacitation status (chlortetracycline) were performed. Embryos were evaluated based on fast cleavage (30 h.p.i.), cleavage ( D = 3 ), development ( D = 5 ), and blastocyst rates ( D = 8 ). We observed a dose-dependent deleterious effect of H 2 O 2 on motility and increase on the percentages of positive cells for CellROX green, capacitated sperm, and AO. A decrease on cleavage and blastocyst rates was observed as H 2 O 2 increased. Also, we detected a blockage on embryo development. We concluded that sperm when exposed to oxidative environment presents impaired motility traits, prooxidative status, and premature capacitation; such alterations resulting in embryo development fail.","author":[{"dropping-particle":"","family":"Castro","given":"Letícia S.","non-dropping-particle":"de","parse-names":false,"suffix":""},{"dropping-particle":"","family":"Assis","given":"Patrícia M.","non-dropping-particle":"de","parse-names":false,"suffix":""},{"dropping-particle":"","family":"Siqueira","given":"Adriano F. P.","non-dropping-particle":"","parse-names":false,"suffix":""},{"dropping-particle":"","family":"Hamilton","given":"Thais R. S.","non-dropping-particle":"","parse-names":false,"suffix":""},{"dropping-particle":"","family":"Mendes","given":"Camilla M.","non-dropping-particle":"","parse-names":false,"suffix":""},{"dropping-particle":"","family":"Losano","given":"João D. A.","non-dropping-particle":"","parse-names":false,"suffix":""},{"dropping-particle":"","family":"Nichi","given":"Marcílio","non-dropping-particle":"","parse-names":false,"suffix":""},{"dropping-particle":"","family":"Visintin","given":"José A.","non-dropping-particle":"","parse-names":false,"suffix":""},{"dropping-particle":"","family":"Assumpção","given":"Mayra E. O. A.","non-dropping-particle":"","parse-names":false,"suffix":""}],"container-title":"Oxidative Medicine and Cellular Longevity","id":"ITEM-1","issued":{"date-parts":[["2016"]]},"page":"1-12","title":"Sperm Oxidative Stress Is Detrimental to Embryo Development: A Dose-Dependent Study Model and a New and More Sensitive Oxidative Status Evaluation","type":"article-journal","volume":"2016"},"uris":["http://www.mendeley.com/documents/?uuid=db89b365-9e99-45f1-9a1c-2c6f611de10c"]}],"mendeley":{"formattedCitation":"(&lt;i&gt;53&lt;/i&gt;)","plainTextFormattedCitation":"(53)","previouslyFormattedCitation":"(&lt;i&gt;50&lt;/i&gt;)"},"properties":{"noteIndex":0},"schema":"https://github.com/citation-style-language/schema/raw/master/csl-citation.json"}</w:instrText>
        </w:r>
        <w:r w:rsidR="004F63A7" w:rsidRPr="00042923">
          <w:rPr>
            <w:lang w:val="en-GB"/>
          </w:rPr>
          <w:fldChar w:fldCharType="separate"/>
        </w:r>
        <w:r w:rsidR="004F63A7" w:rsidRPr="00042923">
          <w:rPr>
            <w:noProof/>
            <w:lang w:val="en-GB"/>
          </w:rPr>
          <w:t>(</w:t>
        </w:r>
        <w:r w:rsidR="004F63A7" w:rsidRPr="00042923">
          <w:rPr>
            <w:i/>
            <w:noProof/>
            <w:lang w:val="en-GB"/>
          </w:rPr>
          <w:t>53</w:t>
        </w:r>
        <w:r w:rsidR="004F63A7" w:rsidRPr="00042923">
          <w:rPr>
            <w:noProof/>
            <w:lang w:val="en-GB"/>
          </w:rPr>
          <w:t>)</w:t>
        </w:r>
        <w:r w:rsidR="004F63A7" w:rsidRPr="00042923">
          <w:rPr>
            <w:lang w:val="en-GB"/>
          </w:rPr>
          <w:fldChar w:fldCharType="end"/>
        </w:r>
      </w:ins>
      <w:r w:rsidRPr="00042923">
        <w:rPr>
          <w:lang w:val="en-GB"/>
        </w:rPr>
        <w:t xml:space="preserve"> Sperm </w:t>
      </w:r>
      <w:del w:id="418" w:author="mnoonan" w:date="2022-08-26T03:45:00Z">
        <w:r w:rsidRPr="00042923" w:rsidDel="004F63A7">
          <w:rPr>
            <w:lang w:val="en-GB"/>
          </w:rPr>
          <w:delText xml:space="preserve">was </w:delText>
        </w:r>
      </w:del>
      <w:ins w:id="419" w:author="mnoonan" w:date="2022-08-26T03:45:00Z">
        <w:r w:rsidR="004F63A7">
          <w:rPr>
            <w:lang w:val="en-GB"/>
          </w:rPr>
          <w:t>were</w:t>
        </w:r>
        <w:r w:rsidR="004F63A7" w:rsidRPr="00042923">
          <w:rPr>
            <w:lang w:val="en-GB"/>
          </w:rPr>
          <w:t xml:space="preserve"> </w:t>
        </w:r>
      </w:ins>
      <w:r w:rsidRPr="00042923">
        <w:rPr>
          <w:lang w:val="en-GB"/>
        </w:rPr>
        <w:t>incubated at 38.5ºC in a humidified atmosphere of 5% CO</w:t>
      </w:r>
      <w:r w:rsidRPr="00042923">
        <w:rPr>
          <w:vertAlign w:val="subscript"/>
          <w:lang w:val="en-GB"/>
        </w:rPr>
        <w:t>2</w:t>
      </w:r>
      <w:r w:rsidRPr="00042923">
        <w:rPr>
          <w:lang w:val="en-GB"/>
        </w:rPr>
        <w:t xml:space="preserve"> and 95% O</w:t>
      </w:r>
      <w:r w:rsidRPr="00042923">
        <w:rPr>
          <w:vertAlign w:val="subscript"/>
          <w:lang w:val="en-GB"/>
        </w:rPr>
        <w:t xml:space="preserve">2 </w:t>
      </w:r>
      <w:r w:rsidRPr="00042923">
        <w:rPr>
          <w:lang w:val="en-GB"/>
        </w:rPr>
        <w:t xml:space="preserve">for 3 h. Every 30 min, a 5 μL aliquot was taken and mounted in a RT slide and cover slip. Slides were let to cool down for 1 min (to stop sperm movement) and images were taken using an EVOS M7000 fluorescence microscope using </w:t>
      </w:r>
      <w:r w:rsidR="0098249C" w:rsidRPr="00042923">
        <w:rPr>
          <w:lang w:val="en-GB"/>
        </w:rPr>
        <w:t>×</w:t>
      </w:r>
      <w:r w:rsidRPr="00042923">
        <w:rPr>
          <w:lang w:val="en-GB"/>
        </w:rPr>
        <w:t>20 NA 0.45. At least 100 sperm cells were counted, and midpiece CellRox™ stained sperm were considered positive.</w:t>
      </w:r>
    </w:p>
    <w:p w14:paraId="43292316" w14:textId="77777777" w:rsidR="0018028B" w:rsidRPr="00042923" w:rsidRDefault="0018028B" w:rsidP="0018028B">
      <w:pPr>
        <w:pStyle w:val="Paragraph"/>
        <w:ind w:firstLine="0"/>
        <w:rPr>
          <w:b/>
          <w:bCs/>
          <w:lang w:val="en-GB"/>
        </w:rPr>
      </w:pPr>
    </w:p>
    <w:p w14:paraId="4508746C" w14:textId="6E838ED6" w:rsidR="0018028B" w:rsidRPr="00042923" w:rsidRDefault="0018028B" w:rsidP="0018028B">
      <w:pPr>
        <w:pStyle w:val="Paragraph"/>
        <w:ind w:firstLine="0"/>
        <w:rPr>
          <w:b/>
          <w:bCs/>
          <w:lang w:val="en-GB"/>
        </w:rPr>
      </w:pPr>
      <w:r w:rsidRPr="00042923">
        <w:rPr>
          <w:b/>
          <w:bCs/>
          <w:lang w:val="en-GB"/>
        </w:rPr>
        <w:t xml:space="preserve">Confocal Raman spectroscopy of isolated microparticles and </w:t>
      </w:r>
      <w:ins w:id="420" w:author="mnoonan" w:date="2022-08-26T03:48:00Z">
        <w:r w:rsidR="007E3E39">
          <w:rPr>
            <w:b/>
            <w:bCs/>
            <w:lang w:val="en-GB"/>
          </w:rPr>
          <w:t xml:space="preserve">spiked </w:t>
        </w:r>
      </w:ins>
      <w:del w:id="421" w:author="mnoonan" w:date="2022-08-26T03:48:00Z">
        <w:r w:rsidRPr="00042923" w:rsidDel="007E3E39">
          <w:rPr>
            <w:b/>
            <w:bCs/>
            <w:lang w:val="en-GB"/>
          </w:rPr>
          <w:delText xml:space="preserve">PS </w:delText>
        </w:r>
      </w:del>
      <w:ins w:id="422" w:author="mnoonan" w:date="2022-08-26T03:48:00Z">
        <w:r w:rsidR="007E3E39">
          <w:rPr>
            <w:b/>
            <w:bCs/>
            <w:lang w:val="en-GB"/>
          </w:rPr>
          <w:t>polystyrene</w:t>
        </w:r>
        <w:r w:rsidR="007E3E39" w:rsidRPr="00042923">
          <w:rPr>
            <w:b/>
            <w:bCs/>
            <w:lang w:val="en-GB"/>
          </w:rPr>
          <w:t xml:space="preserve"> </w:t>
        </w:r>
      </w:ins>
      <w:r w:rsidRPr="00042923">
        <w:rPr>
          <w:b/>
          <w:bCs/>
          <w:lang w:val="en-GB"/>
        </w:rPr>
        <w:t>beads</w:t>
      </w:r>
    </w:p>
    <w:p w14:paraId="70673E74" w14:textId="06505B3C" w:rsidR="0018028B" w:rsidRPr="00042923" w:rsidRDefault="0018028B" w:rsidP="007E3E39">
      <w:pPr>
        <w:pStyle w:val="Paragraph"/>
        <w:ind w:firstLine="0"/>
        <w:rPr>
          <w:bCs/>
          <w:lang w:val="en-GB"/>
        </w:rPr>
        <w:pPrChange w:id="423" w:author="mnoonan" w:date="2022-08-26T03:48:00Z">
          <w:pPr>
            <w:pStyle w:val="Paragraph"/>
          </w:pPr>
        </w:pPrChange>
      </w:pPr>
      <w:r w:rsidRPr="00042923">
        <w:rPr>
          <w:bCs/>
          <w:lang w:val="en-GB"/>
        </w:rPr>
        <w:t xml:space="preserve">A confocal Raman (alpha300 R, WITec, Germany) with a spectrometer (UHTS 300, WITec, Germany), and a 532 nm laser was used for the characterization of the microplastics. The microscope was operated by using the Control Five software, and the acquired data was processed by the Project Five software for compensation of background noise or cosmic radiation signal. Initially, the microscope was focused on the samples by using a </w:t>
      </w:r>
      <w:r w:rsidR="0098249C" w:rsidRPr="00042923">
        <w:rPr>
          <w:lang w:val="en-GB"/>
        </w:rPr>
        <w:t>×</w:t>
      </w:r>
      <w:r w:rsidRPr="00042923">
        <w:rPr>
          <w:bCs/>
          <w:lang w:val="en-GB"/>
        </w:rPr>
        <w:t xml:space="preserve">50 NA 0.75 Zeiss objective, and the whole area of the membrane was imaged using the ‘Area Stitching’ option and the Z-stack auto-focus. Then, the Particle Scout software was used to identify all the particles present in the imaged membrane. The Raman spectra of each identified particle was then measured with a </w:t>
      </w:r>
      <w:r w:rsidR="0098249C" w:rsidRPr="00042923">
        <w:rPr>
          <w:lang w:val="en-GB"/>
        </w:rPr>
        <w:t>×</w:t>
      </w:r>
      <w:r w:rsidRPr="00042923">
        <w:rPr>
          <w:bCs/>
          <w:lang w:val="en-GB"/>
        </w:rPr>
        <w:t xml:space="preserve">100 DIC NA 0.9 Zeiss objective, using an autofocus function, with a laser power of 10 mV, an accumulation of 4 and integration time of 0.45 s. The presence of microplastics was confirmed by matching the spectra found using the True Match- Integrated Raman Spectra Database Management software, with the S.T. Japan database (S.T. Japan Europe GmbH, Germany). Only matches with a value higher than 75% were considered for further analysis. </w:t>
      </w:r>
      <w:r w:rsidR="004927CF" w:rsidRPr="00042923">
        <w:rPr>
          <w:bCs/>
          <w:lang w:val="en-GB"/>
        </w:rPr>
        <w:t>Poly(tetrafluoroethylene-co-perfluoro-(alkyl vinyl ether)) – PTFE – and Perfluoroalkoxy alkane – PFA – particles were excluded from the analysis, since they are components of the pore membrane used for imaging.</w:t>
      </w:r>
    </w:p>
    <w:p w14:paraId="40AC76E9" w14:textId="41B34D7C" w:rsidR="001422F4" w:rsidRPr="00042923" w:rsidRDefault="001422F4" w:rsidP="0018028B">
      <w:pPr>
        <w:pStyle w:val="Paragraph"/>
        <w:ind w:firstLine="0"/>
        <w:rPr>
          <w:bCs/>
          <w:lang w:val="en-GB"/>
        </w:rPr>
      </w:pPr>
      <w:r w:rsidRPr="00042923">
        <w:rPr>
          <w:bCs/>
          <w:lang w:val="en-GB"/>
        </w:rPr>
        <w:tab/>
        <w:t>All identified particles were classified as: 1) non-plastic related particle</w:t>
      </w:r>
      <w:del w:id="424" w:author="mnoonan" w:date="2022-08-25T15:17:00Z">
        <w:r w:rsidRPr="00042923" w:rsidDel="003F0B91">
          <w:rPr>
            <w:bCs/>
            <w:lang w:val="en-GB"/>
          </w:rPr>
          <w:delText xml:space="preserve"> (NP)</w:delText>
        </w:r>
      </w:del>
      <w:r w:rsidRPr="00042923">
        <w:rPr>
          <w:bCs/>
          <w:lang w:val="en-GB"/>
        </w:rPr>
        <w:t xml:space="preserve">; 2) plastic polymer (PP); 3) plasticizer (PZ); 4) pigment (PG); 5) coating, solvent or filler (CSF); and 6) unknown. </w:t>
      </w:r>
      <w:r w:rsidR="00D81594" w:rsidRPr="00042923">
        <w:rPr>
          <w:bCs/>
          <w:lang w:val="en-GB"/>
        </w:rPr>
        <w:t>D</w:t>
      </w:r>
      <w:r w:rsidRPr="00042923">
        <w:rPr>
          <w:bCs/>
          <w:lang w:val="en-GB"/>
        </w:rPr>
        <w:t xml:space="preserve">ata </w:t>
      </w:r>
      <w:r w:rsidR="00D81594" w:rsidRPr="00042923">
        <w:rPr>
          <w:bCs/>
          <w:lang w:val="en-GB"/>
        </w:rPr>
        <w:t>S</w:t>
      </w:r>
      <w:r w:rsidRPr="00042923">
        <w:rPr>
          <w:bCs/>
          <w:lang w:val="en-GB"/>
        </w:rPr>
        <w:t xml:space="preserve">1 shows a list of all identified particles and their classification. </w:t>
      </w:r>
      <w:r w:rsidR="00D261B9" w:rsidRPr="00042923">
        <w:rPr>
          <w:bCs/>
          <w:lang w:val="en-GB"/>
        </w:rPr>
        <w:t>Particle number was converted to weight by using the formula:</w:t>
      </w:r>
    </w:p>
    <w:p w14:paraId="06C3B784" w14:textId="03A368AB" w:rsidR="00D261B9" w:rsidRPr="00042923" w:rsidRDefault="00000000" w:rsidP="0018028B">
      <w:pPr>
        <w:pStyle w:val="Paragraph"/>
        <w:ind w:firstLine="0"/>
        <w:rPr>
          <w:bCs/>
          <w:lang w:val="en-GB"/>
        </w:rPr>
      </w:pPr>
      <m:oMathPara>
        <m:oMath>
          <m:sSub>
            <m:sSubPr>
              <m:ctrlPr>
                <w:rPr>
                  <w:rFonts w:ascii="Cambria Math" w:hAnsi="Cambria Math"/>
                  <w:bCs/>
                  <w:i/>
                  <w:lang w:val="en-GB"/>
                </w:rPr>
              </m:ctrlPr>
            </m:sSubPr>
            <m:e>
              <m:r>
                <w:rPr>
                  <w:rFonts w:ascii="Cambria Math" w:hAnsi="Cambria Math"/>
                  <w:lang w:val="en-GB"/>
                </w:rPr>
                <m:t>P</m:t>
              </m:r>
            </m:e>
            <m:sub>
              <m:r>
                <w:rPr>
                  <w:rFonts w:ascii="Cambria Math" w:hAnsi="Cambria Math"/>
                  <w:lang w:val="en-GB"/>
                </w:rPr>
                <m:t>w</m:t>
              </m:r>
            </m:sub>
          </m:sSub>
          <m:r>
            <w:rPr>
              <w:rFonts w:ascii="Cambria Math" w:hAnsi="Cambria Math"/>
              <w:lang w:val="en-GB"/>
            </w:rPr>
            <m:t>= ρ×v</m:t>
          </m:r>
        </m:oMath>
      </m:oMathPara>
    </w:p>
    <w:p w14:paraId="740C2778" w14:textId="568C129E" w:rsidR="00D261B9" w:rsidRPr="00042923" w:rsidRDefault="00DE1D5C" w:rsidP="00DE1D5C">
      <w:pPr>
        <w:pStyle w:val="Paragraph"/>
        <w:rPr>
          <w:bCs/>
          <w:lang w:val="en-GB"/>
        </w:rPr>
      </w:pPr>
      <w:r w:rsidRPr="00042923">
        <w:rPr>
          <w:bCs/>
          <w:lang w:val="en-GB"/>
        </w:rPr>
        <w:t>w</w:t>
      </w:r>
      <w:r w:rsidR="00D261B9" w:rsidRPr="00042923">
        <w:rPr>
          <w:bCs/>
          <w:lang w:val="en-GB"/>
        </w:rPr>
        <w:t>here P</w:t>
      </w:r>
      <w:r w:rsidR="00D261B9" w:rsidRPr="00042923">
        <w:rPr>
          <w:bCs/>
          <w:vertAlign w:val="subscript"/>
          <w:lang w:val="en-GB"/>
        </w:rPr>
        <w:t>w</w:t>
      </w:r>
      <w:r w:rsidR="00D261B9" w:rsidRPr="00042923">
        <w:rPr>
          <w:bCs/>
          <w:lang w:val="en-GB"/>
        </w:rPr>
        <w:t xml:space="preserve"> is particle weight, </w:t>
      </w:r>
      <w:r w:rsidR="00D261B9" w:rsidRPr="00042923">
        <w:rPr>
          <w:bCs/>
          <w:i/>
          <w:iCs/>
          <w:lang w:val="en-GB"/>
        </w:rPr>
        <w:sym w:font="Symbol" w:char="F072"/>
      </w:r>
      <w:r w:rsidR="00D261B9" w:rsidRPr="00042923">
        <w:rPr>
          <w:bCs/>
          <w:lang w:val="en-GB"/>
        </w:rPr>
        <w:t xml:space="preserve"> is the particle density and </w:t>
      </w:r>
      <w:r w:rsidR="00D261B9" w:rsidRPr="00042923">
        <w:rPr>
          <w:bCs/>
          <w:i/>
          <w:iCs/>
          <w:lang w:val="en-GB"/>
        </w:rPr>
        <w:t>v</w:t>
      </w:r>
      <w:r w:rsidR="00D261B9" w:rsidRPr="00042923">
        <w:rPr>
          <w:bCs/>
          <w:lang w:val="en-GB"/>
        </w:rPr>
        <w:t xml:space="preserve"> is the particle volume.</w:t>
      </w:r>
      <w:r w:rsidRPr="00042923">
        <w:rPr>
          <w:bCs/>
          <w:lang w:val="en-GB"/>
        </w:rPr>
        <w:t xml:space="preserve"> </w:t>
      </w:r>
      <w:r w:rsidR="0015638C" w:rsidRPr="00042923">
        <w:rPr>
          <w:bCs/>
          <w:lang w:val="en-GB"/>
        </w:rPr>
        <w:t>S</w:t>
      </w:r>
      <w:r w:rsidR="00FF6106" w:rsidRPr="00042923">
        <w:rPr>
          <w:bCs/>
          <w:lang w:val="en-GB"/>
        </w:rPr>
        <w:t>ee Table S1 f</w:t>
      </w:r>
      <w:r w:rsidRPr="00042923">
        <w:rPr>
          <w:bCs/>
          <w:lang w:val="en-GB"/>
        </w:rPr>
        <w:t xml:space="preserve">or </w:t>
      </w:r>
      <w:r w:rsidR="00FF6106" w:rsidRPr="00042923">
        <w:rPr>
          <w:bCs/>
          <w:lang w:val="en-GB"/>
        </w:rPr>
        <w:t>data on</w:t>
      </w:r>
      <w:r w:rsidRPr="00042923">
        <w:rPr>
          <w:bCs/>
          <w:lang w:val="en-GB"/>
        </w:rPr>
        <w:t xml:space="preserve"> </w:t>
      </w:r>
      <w:r w:rsidR="00FF6106" w:rsidRPr="00042923">
        <w:rPr>
          <w:bCs/>
          <w:lang w:val="en-GB"/>
        </w:rPr>
        <w:t xml:space="preserve">the </w:t>
      </w:r>
      <w:r w:rsidRPr="00042923">
        <w:rPr>
          <w:bCs/>
          <w:lang w:val="en-GB"/>
        </w:rPr>
        <w:t xml:space="preserve">density of the particles analyzed </w:t>
      </w:r>
      <w:r w:rsidR="00D81594" w:rsidRPr="00042923">
        <w:rPr>
          <w:bCs/>
          <w:lang w:val="en-GB"/>
        </w:rPr>
        <w:t>here</w:t>
      </w:r>
      <w:r w:rsidRPr="00042923">
        <w:rPr>
          <w:bCs/>
          <w:lang w:val="en-GB"/>
        </w:rPr>
        <w:t>.</w:t>
      </w:r>
    </w:p>
    <w:p w14:paraId="2B49387E" w14:textId="6919B248" w:rsidR="0018028B" w:rsidRPr="00042923" w:rsidRDefault="0018028B" w:rsidP="0018028B">
      <w:pPr>
        <w:pStyle w:val="Paragraph"/>
        <w:ind w:firstLine="0"/>
        <w:rPr>
          <w:bCs/>
          <w:lang w:val="en-GB"/>
        </w:rPr>
      </w:pPr>
      <w:r w:rsidRPr="00042923">
        <w:rPr>
          <w:bCs/>
          <w:lang w:val="en-GB"/>
        </w:rPr>
        <w:lastRenderedPageBreak/>
        <w:tab/>
      </w:r>
      <w:r w:rsidR="00FF6106" w:rsidRPr="00042923">
        <w:rPr>
          <w:bCs/>
          <w:lang w:val="en-GB"/>
        </w:rPr>
        <w:t>To</w:t>
      </w:r>
      <w:r w:rsidRPr="00042923">
        <w:rPr>
          <w:bCs/>
          <w:lang w:val="en-GB"/>
        </w:rPr>
        <w:t xml:space="preserve"> </w:t>
      </w:r>
      <w:r w:rsidR="00FF6106" w:rsidRPr="00042923">
        <w:rPr>
          <w:bCs/>
          <w:lang w:val="en-GB"/>
        </w:rPr>
        <w:t>de</w:t>
      </w:r>
      <w:r w:rsidR="004F57B5" w:rsidRPr="00042923">
        <w:rPr>
          <w:bCs/>
          <w:lang w:val="en-GB"/>
        </w:rPr>
        <w:t>t</w:t>
      </w:r>
      <w:r w:rsidR="00FF6106" w:rsidRPr="00042923">
        <w:rPr>
          <w:bCs/>
          <w:lang w:val="en-GB"/>
        </w:rPr>
        <w:t>ermine</w:t>
      </w:r>
      <w:r w:rsidRPr="00042923">
        <w:rPr>
          <w:bCs/>
          <w:lang w:val="en-GB"/>
        </w:rPr>
        <w:t xml:space="preserve"> </w:t>
      </w:r>
      <w:r w:rsidR="001422F4" w:rsidRPr="00042923">
        <w:rPr>
          <w:bCs/>
          <w:lang w:val="en-GB"/>
        </w:rPr>
        <w:t xml:space="preserve">the </w:t>
      </w:r>
      <w:r w:rsidRPr="00042923">
        <w:rPr>
          <w:bCs/>
          <w:lang w:val="en-GB"/>
        </w:rPr>
        <w:t>PS nature of B0.3 and B1.1 attached to sperm cells, the Raman spectra of identified PS bead</w:t>
      </w:r>
      <w:r w:rsidR="001422F4" w:rsidRPr="00042923">
        <w:rPr>
          <w:bCs/>
          <w:lang w:val="en-GB"/>
        </w:rPr>
        <w:t>s</w:t>
      </w:r>
      <w:r w:rsidRPr="00042923">
        <w:rPr>
          <w:bCs/>
          <w:lang w:val="en-GB"/>
        </w:rPr>
        <w:t xml:space="preserve"> was measured with a </w:t>
      </w:r>
      <w:r w:rsidR="0098249C" w:rsidRPr="00042923">
        <w:rPr>
          <w:lang w:val="en-GB"/>
        </w:rPr>
        <w:t>×</w:t>
      </w:r>
      <w:r w:rsidRPr="00042923">
        <w:rPr>
          <w:bCs/>
          <w:lang w:val="en-GB"/>
        </w:rPr>
        <w:t xml:space="preserve">100 DIC NA 0.9 Zeiss objective, with a laser power of 5 mV, an accumulation of 10 and integration time of 0.5 s. The PS nature of the beads was confirmed by matching the spectra found using the True Match- Integrated Raman Spectra Database Management software, with the S.T. Japan database. </w:t>
      </w:r>
    </w:p>
    <w:p w14:paraId="6480F0F5" w14:textId="77777777" w:rsidR="003379D6" w:rsidRPr="00042923" w:rsidRDefault="003379D6" w:rsidP="00C403EC">
      <w:pPr>
        <w:pStyle w:val="Paragraph"/>
        <w:ind w:firstLine="0"/>
        <w:rPr>
          <w:b/>
          <w:lang w:val="en-GB"/>
        </w:rPr>
      </w:pPr>
    </w:p>
    <w:p w14:paraId="6933E900" w14:textId="61607290" w:rsidR="00C403EC" w:rsidRPr="00042923" w:rsidRDefault="00C403EC" w:rsidP="00C403EC">
      <w:pPr>
        <w:pStyle w:val="Paragraph"/>
        <w:ind w:firstLine="0"/>
        <w:rPr>
          <w:b/>
          <w:lang w:val="en-GB"/>
        </w:rPr>
      </w:pPr>
      <w:r w:rsidRPr="00042923">
        <w:rPr>
          <w:b/>
          <w:lang w:val="en-GB"/>
        </w:rPr>
        <w:t xml:space="preserve">Statistical analysis </w:t>
      </w:r>
    </w:p>
    <w:p w14:paraId="077EA2A9" w14:textId="2A21B4A1" w:rsidR="00C403EC" w:rsidRPr="00042923" w:rsidRDefault="00C403EC" w:rsidP="00C403EC">
      <w:pPr>
        <w:pStyle w:val="Paragraph"/>
        <w:ind w:firstLine="0"/>
        <w:rPr>
          <w:lang w:val="en-GB"/>
        </w:rPr>
      </w:pPr>
      <w:r w:rsidRPr="00042923">
        <w:rPr>
          <w:bCs/>
          <w:lang w:val="en-GB"/>
        </w:rPr>
        <w:t>For</w:t>
      </w:r>
      <w:r w:rsidRPr="00042923">
        <w:rPr>
          <w:lang w:val="en-GB"/>
        </w:rPr>
        <w:t xml:space="preserve"> data analysis and visualization, R 4.1.2 was used. Data was analyzed using a general linear model in which bull and replicate were considered as random effects. The significance was checked using a Tukey HSD. Differences were considered significant when p</w:t>
      </w:r>
      <w:r w:rsidR="0015638C" w:rsidRPr="00042923">
        <w:rPr>
          <w:lang w:val="en-GB"/>
        </w:rPr>
        <w:t xml:space="preserve"> </w:t>
      </w:r>
      <w:r w:rsidRPr="00042923">
        <w:rPr>
          <w:lang w:val="en-GB"/>
        </w:rPr>
        <w:t>&lt;</w:t>
      </w:r>
      <w:r w:rsidR="0015638C" w:rsidRPr="00042923">
        <w:rPr>
          <w:lang w:val="en-GB"/>
        </w:rPr>
        <w:t xml:space="preserve"> </w:t>
      </w:r>
      <w:r w:rsidRPr="00042923">
        <w:rPr>
          <w:lang w:val="en-GB"/>
        </w:rPr>
        <w:t>0.05. All the statistical analysis and the R code</w:t>
      </w:r>
      <w:del w:id="425" w:author="mnoonan" w:date="2022-08-26T03:49:00Z">
        <w:r w:rsidRPr="00042923" w:rsidDel="00E95E6E">
          <w:rPr>
            <w:lang w:val="en-GB"/>
          </w:rPr>
          <w:delText>s</w:delText>
        </w:r>
      </w:del>
      <w:r w:rsidRPr="00042923">
        <w:rPr>
          <w:lang w:val="en-GB"/>
        </w:rPr>
        <w:t xml:space="preserve"> used for statistic are described in the supplementary material (</w:t>
      </w:r>
      <w:r w:rsidRPr="00042923">
        <w:rPr>
          <w:highlight w:val="yellow"/>
          <w:lang w:val="en-GB"/>
        </w:rPr>
        <w:t>GITHUB – MIKE</w:t>
      </w:r>
      <w:r w:rsidRPr="00042923">
        <w:rPr>
          <w:lang w:val="en-GB"/>
        </w:rPr>
        <w:t>).</w:t>
      </w:r>
    </w:p>
    <w:p w14:paraId="7CC1AF15" w14:textId="77777777" w:rsidR="00A16C38" w:rsidRPr="00042923" w:rsidRDefault="00A16C38" w:rsidP="00AC2069">
      <w:pPr>
        <w:pStyle w:val="Paragraph"/>
        <w:spacing w:before="0"/>
        <w:ind w:firstLine="0"/>
        <w:rPr>
          <w:b/>
          <w:lang w:val="en-GB"/>
        </w:rPr>
      </w:pPr>
    </w:p>
    <w:p w14:paraId="61687AD7" w14:textId="77777777" w:rsidR="008573F1" w:rsidRPr="00042923" w:rsidRDefault="008573F1" w:rsidP="00AC2069">
      <w:pPr>
        <w:pStyle w:val="Paragraph"/>
        <w:spacing w:before="0"/>
        <w:ind w:firstLine="0"/>
        <w:rPr>
          <w:lang w:val="en-GB"/>
        </w:rPr>
      </w:pPr>
    </w:p>
    <w:p w14:paraId="003D76C1" w14:textId="621FB42D" w:rsidR="00677536" w:rsidRPr="00042923" w:rsidRDefault="007E1FBC" w:rsidP="00AC2069">
      <w:pPr>
        <w:pStyle w:val="Refhead"/>
        <w:spacing w:before="0" w:after="0"/>
        <w:rPr>
          <w:lang w:val="en-GB"/>
        </w:rPr>
      </w:pPr>
      <w:r w:rsidRPr="00042923">
        <w:rPr>
          <w:lang w:val="en-GB"/>
        </w:rPr>
        <w:t>References</w:t>
      </w:r>
    </w:p>
    <w:p w14:paraId="4A83D663" w14:textId="7D0532D3" w:rsidR="00CF3D3B" w:rsidRPr="00042923" w:rsidRDefault="00C87457" w:rsidP="00CF3D3B">
      <w:pPr>
        <w:widowControl w:val="0"/>
        <w:autoSpaceDE w:val="0"/>
        <w:autoSpaceDN w:val="0"/>
        <w:adjustRightInd w:val="0"/>
        <w:ind w:left="640" w:hanging="640"/>
        <w:rPr>
          <w:noProof/>
          <w:lang w:val="en-GB"/>
        </w:rPr>
      </w:pPr>
      <w:r w:rsidRPr="00042923">
        <w:rPr>
          <w:lang w:val="en-GB"/>
        </w:rPr>
        <w:fldChar w:fldCharType="begin" w:fldLock="1"/>
      </w:r>
      <w:r w:rsidRPr="00042923">
        <w:rPr>
          <w:lang w:val="en-GB"/>
        </w:rPr>
        <w:instrText xml:space="preserve">ADDIN Mendeley Bibliography CSL_BIBLIOGRAPHY </w:instrText>
      </w:r>
      <w:r w:rsidRPr="00042923">
        <w:rPr>
          <w:lang w:val="en-GB"/>
        </w:rPr>
        <w:fldChar w:fldCharType="separate"/>
      </w:r>
      <w:r w:rsidR="00CF3D3B" w:rsidRPr="00042923">
        <w:rPr>
          <w:noProof/>
          <w:lang w:val="en-GB"/>
        </w:rPr>
        <w:t xml:space="preserve">1. </w:t>
      </w:r>
      <w:r w:rsidR="00CF3D3B" w:rsidRPr="00042923">
        <w:rPr>
          <w:noProof/>
          <w:lang w:val="en-GB"/>
        </w:rPr>
        <w:tab/>
        <w:t xml:space="preserve">WHO, Infertility is a global public health issue. </w:t>
      </w:r>
      <w:r w:rsidR="00CF3D3B" w:rsidRPr="00042923">
        <w:rPr>
          <w:i/>
          <w:iCs/>
          <w:noProof/>
          <w:lang w:val="en-GB"/>
        </w:rPr>
        <w:t>World Heal. Organ.</w:t>
      </w:r>
      <w:r w:rsidR="00CF3D3B" w:rsidRPr="00042923">
        <w:rPr>
          <w:noProof/>
          <w:lang w:val="en-GB"/>
        </w:rPr>
        <w:t>, (available at https://www.who.int/reproductivehealth/topics/infertility/perspective/en/).</w:t>
      </w:r>
    </w:p>
    <w:p w14:paraId="3EC46D6E"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 </w:t>
      </w:r>
      <w:r w:rsidRPr="00042923">
        <w:rPr>
          <w:noProof/>
          <w:lang w:val="en-GB"/>
        </w:rPr>
        <w:tab/>
        <w:t xml:space="preserve">Infertility. </w:t>
      </w:r>
      <w:r w:rsidRPr="00042923">
        <w:rPr>
          <w:i/>
          <w:iCs/>
          <w:noProof/>
          <w:lang w:val="en-GB"/>
        </w:rPr>
        <w:t>https://www.nhs.uk/conditions/infertility/</w:t>
      </w:r>
      <w:r w:rsidRPr="00042923">
        <w:rPr>
          <w:noProof/>
          <w:lang w:val="en-GB"/>
        </w:rPr>
        <w:t xml:space="preserve"> (2020).</w:t>
      </w:r>
    </w:p>
    <w:p w14:paraId="10A6EA28"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 </w:t>
      </w:r>
      <w:r w:rsidRPr="00042923">
        <w:rPr>
          <w:noProof/>
          <w:lang w:val="en-GB"/>
        </w:rPr>
        <w:tab/>
        <w:t xml:space="preserve">H. Sun, T.-T. Gong, Y.-T. Jiang, S. Zhang, Y.-H. Zhao, Q.-J. Wu, Global, regional, and national prevalence and disability-adjusted life-years for infertility in 195 countries and territories, 1990–2017: results from a global burden of disease study, 2017. </w:t>
      </w:r>
      <w:r w:rsidRPr="00042923">
        <w:rPr>
          <w:i/>
          <w:iCs/>
          <w:noProof/>
          <w:lang w:val="en-GB"/>
        </w:rPr>
        <w:t>Aging (Albany. NY).</w:t>
      </w:r>
      <w:r w:rsidRPr="00042923">
        <w:rPr>
          <w:noProof/>
          <w:lang w:val="en-GB"/>
        </w:rPr>
        <w:t xml:space="preserve"> </w:t>
      </w:r>
      <w:r w:rsidRPr="00042923">
        <w:rPr>
          <w:b/>
          <w:bCs/>
          <w:noProof/>
          <w:lang w:val="en-GB"/>
        </w:rPr>
        <w:t>11</w:t>
      </w:r>
      <w:r w:rsidRPr="00042923">
        <w:rPr>
          <w:noProof/>
          <w:lang w:val="en-GB"/>
        </w:rPr>
        <w:t>, 10952–10991 (2019).</w:t>
      </w:r>
    </w:p>
    <w:p w14:paraId="6E71C829"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 </w:t>
      </w:r>
      <w:r w:rsidRPr="00042923">
        <w:rPr>
          <w:noProof/>
          <w:lang w:val="en-GB"/>
        </w:rPr>
        <w:tab/>
        <w:t xml:space="preserve">K. L. Rooney, A. D. Domar, The relationship between stress and infertility. </w:t>
      </w:r>
      <w:r w:rsidRPr="00042923">
        <w:rPr>
          <w:i/>
          <w:iCs/>
          <w:noProof/>
          <w:lang w:val="en-GB"/>
        </w:rPr>
        <w:t>Dialogues Clin. Neurosci.</w:t>
      </w:r>
      <w:r w:rsidRPr="00042923">
        <w:rPr>
          <w:noProof/>
          <w:lang w:val="en-GB"/>
        </w:rPr>
        <w:t xml:space="preserve"> </w:t>
      </w:r>
      <w:r w:rsidRPr="00042923">
        <w:rPr>
          <w:b/>
          <w:bCs/>
          <w:noProof/>
          <w:lang w:val="en-GB"/>
        </w:rPr>
        <w:t>20</w:t>
      </w:r>
      <w:r w:rsidRPr="00042923">
        <w:rPr>
          <w:noProof/>
          <w:lang w:val="en-GB"/>
        </w:rPr>
        <w:t>, 41–47 (2018).</w:t>
      </w:r>
    </w:p>
    <w:p w14:paraId="1E18BF9D"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5. </w:t>
      </w:r>
      <w:r w:rsidRPr="00042923">
        <w:rPr>
          <w:noProof/>
          <w:lang w:val="en-GB"/>
        </w:rPr>
        <w:tab/>
        <w:t xml:space="preserve">A. D. Domar, P. C. Zuttermeister, R. Friedman, The psychological impact of infertility: a comparison with patients with other medical conditions. </w:t>
      </w:r>
      <w:r w:rsidRPr="00042923">
        <w:rPr>
          <w:i/>
          <w:iCs/>
          <w:noProof/>
          <w:lang w:val="en-GB"/>
        </w:rPr>
        <w:t>J. Psychosom. Obstet. Gynaecol.</w:t>
      </w:r>
      <w:r w:rsidRPr="00042923">
        <w:rPr>
          <w:noProof/>
          <w:lang w:val="en-GB"/>
        </w:rPr>
        <w:t xml:space="preserve"> </w:t>
      </w:r>
      <w:r w:rsidRPr="00042923">
        <w:rPr>
          <w:b/>
          <w:bCs/>
          <w:noProof/>
          <w:lang w:val="en-GB"/>
        </w:rPr>
        <w:t>14 Suppl</w:t>
      </w:r>
      <w:r w:rsidRPr="00042923">
        <w:rPr>
          <w:noProof/>
          <w:lang w:val="en-GB"/>
        </w:rPr>
        <w:t>, 45–52 (1993).</w:t>
      </w:r>
    </w:p>
    <w:p w14:paraId="367BA11C"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6. </w:t>
      </w:r>
      <w:r w:rsidRPr="00042923">
        <w:rPr>
          <w:noProof/>
          <w:lang w:val="en-GB"/>
        </w:rPr>
        <w:tab/>
        <w:t xml:space="preserve">S. Bechoua, S. Hamamah, E. Scalici, Male infertility: an obstacle to sexuality? </w:t>
      </w:r>
      <w:r w:rsidRPr="00042923">
        <w:rPr>
          <w:i/>
          <w:iCs/>
          <w:noProof/>
          <w:lang w:val="en-GB"/>
        </w:rPr>
        <w:t>Andrology</w:t>
      </w:r>
      <w:r w:rsidRPr="00042923">
        <w:rPr>
          <w:noProof/>
          <w:lang w:val="en-GB"/>
        </w:rPr>
        <w:t xml:space="preserve">. </w:t>
      </w:r>
      <w:r w:rsidRPr="00042923">
        <w:rPr>
          <w:b/>
          <w:bCs/>
          <w:noProof/>
          <w:lang w:val="en-GB"/>
        </w:rPr>
        <w:t>4</w:t>
      </w:r>
      <w:r w:rsidRPr="00042923">
        <w:rPr>
          <w:noProof/>
          <w:lang w:val="en-GB"/>
        </w:rPr>
        <w:t>, 395–403 (2016).</w:t>
      </w:r>
    </w:p>
    <w:p w14:paraId="3FE0760E"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7. </w:t>
      </w:r>
      <w:r w:rsidRPr="00042923">
        <w:rPr>
          <w:noProof/>
          <w:lang w:val="en-GB"/>
        </w:rPr>
        <w:tab/>
        <w:t xml:space="preserve">A. Starc, Infertility and Sexual Dysfunctions: A Systematic Literature Review. </w:t>
      </w:r>
      <w:r w:rsidRPr="00042923">
        <w:rPr>
          <w:i/>
          <w:iCs/>
          <w:noProof/>
          <w:lang w:val="en-GB"/>
        </w:rPr>
        <w:t>Acta Clin. Croat.</w:t>
      </w:r>
      <w:r w:rsidRPr="00042923">
        <w:rPr>
          <w:noProof/>
          <w:lang w:val="en-GB"/>
        </w:rPr>
        <w:t xml:space="preserve"> (2019), doi:10.20471/acc.2019.58.03.15.</w:t>
      </w:r>
    </w:p>
    <w:p w14:paraId="211DCA7C"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8. </w:t>
      </w:r>
      <w:r w:rsidRPr="00042923">
        <w:rPr>
          <w:noProof/>
          <w:lang w:val="en-GB"/>
        </w:rPr>
        <w:tab/>
        <w:t xml:space="preserve">U. Mann, B. Shiff, P. Patel, Reasons for worldwide decline in male fertility. </w:t>
      </w:r>
      <w:r w:rsidRPr="00042923">
        <w:rPr>
          <w:i/>
          <w:iCs/>
          <w:noProof/>
          <w:lang w:val="en-GB"/>
        </w:rPr>
        <w:t>Curr. Opin. Urol.</w:t>
      </w:r>
      <w:r w:rsidRPr="00042923">
        <w:rPr>
          <w:noProof/>
          <w:lang w:val="en-GB"/>
        </w:rPr>
        <w:t xml:space="preserve"> </w:t>
      </w:r>
      <w:r w:rsidRPr="00042923">
        <w:rPr>
          <w:b/>
          <w:bCs/>
          <w:noProof/>
          <w:lang w:val="en-GB"/>
        </w:rPr>
        <w:t>30</w:t>
      </w:r>
      <w:r w:rsidRPr="00042923">
        <w:rPr>
          <w:noProof/>
          <w:lang w:val="en-GB"/>
        </w:rPr>
        <w:t>, 296–301 (2020).</w:t>
      </w:r>
    </w:p>
    <w:p w14:paraId="0EEDB0E5"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9. </w:t>
      </w:r>
      <w:r w:rsidRPr="00042923">
        <w:rPr>
          <w:noProof/>
          <w:lang w:val="en-GB"/>
        </w:rPr>
        <w:tab/>
        <w:t xml:space="preserve">R. Canipari, L. De Santis, S. Cecconi, Female Fertility and Environmental Pollution. </w:t>
      </w:r>
      <w:r w:rsidRPr="00042923">
        <w:rPr>
          <w:i/>
          <w:iCs/>
          <w:noProof/>
          <w:lang w:val="en-GB"/>
        </w:rPr>
        <w:t>Int. J. Environ. Res. Public Health</w:t>
      </w:r>
      <w:r w:rsidRPr="00042923">
        <w:rPr>
          <w:noProof/>
          <w:lang w:val="en-GB"/>
        </w:rPr>
        <w:t xml:space="preserve">. </w:t>
      </w:r>
      <w:r w:rsidRPr="00042923">
        <w:rPr>
          <w:b/>
          <w:bCs/>
          <w:noProof/>
          <w:lang w:val="en-GB"/>
        </w:rPr>
        <w:t>17</w:t>
      </w:r>
      <w:r w:rsidRPr="00042923">
        <w:rPr>
          <w:noProof/>
          <w:lang w:val="en-GB"/>
        </w:rPr>
        <w:t>, 8802 (2020).</w:t>
      </w:r>
    </w:p>
    <w:p w14:paraId="4FA7FD5C"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10. </w:t>
      </w:r>
      <w:r w:rsidRPr="00042923">
        <w:rPr>
          <w:noProof/>
          <w:lang w:val="en-GB"/>
        </w:rPr>
        <w:tab/>
        <w:t xml:space="preserve">B.-I. Choi, A. J. Harvey, M. P. Green, Bisphenol A affects early bovine embryo development and metabolism that is negated by an oestrogen receptor inhibitor. </w:t>
      </w:r>
      <w:r w:rsidRPr="00042923">
        <w:rPr>
          <w:i/>
          <w:iCs/>
          <w:noProof/>
          <w:lang w:val="en-GB"/>
        </w:rPr>
        <w:t>Sci. Rep.</w:t>
      </w:r>
      <w:r w:rsidRPr="00042923">
        <w:rPr>
          <w:noProof/>
          <w:lang w:val="en-GB"/>
        </w:rPr>
        <w:t xml:space="preserve"> </w:t>
      </w:r>
      <w:r w:rsidRPr="00042923">
        <w:rPr>
          <w:b/>
          <w:bCs/>
          <w:noProof/>
          <w:lang w:val="en-GB"/>
        </w:rPr>
        <w:t>6</w:t>
      </w:r>
      <w:r w:rsidRPr="00042923">
        <w:rPr>
          <w:noProof/>
          <w:lang w:val="en-GB"/>
        </w:rPr>
        <w:t>, 29318 (2016).</w:t>
      </w:r>
    </w:p>
    <w:p w14:paraId="7AAF86CA"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11. </w:t>
      </w:r>
      <w:r w:rsidRPr="00042923">
        <w:rPr>
          <w:noProof/>
          <w:lang w:val="en-GB"/>
        </w:rPr>
        <w:tab/>
        <w:t xml:space="preserve">K. Sone, M. Hinago, A. Kitayama, J. Morokuma, N. Ueno, H. Watanabe, T. Iguchi, Effects of 17β-estradiol, nonylphenol, and bisphenol-A on developing Xenopus laevis embryos. </w:t>
      </w:r>
      <w:r w:rsidRPr="00042923">
        <w:rPr>
          <w:i/>
          <w:iCs/>
          <w:noProof/>
          <w:lang w:val="en-GB"/>
        </w:rPr>
        <w:t>Gen. Comp. Endocrinol.</w:t>
      </w:r>
      <w:r w:rsidRPr="00042923">
        <w:rPr>
          <w:noProof/>
          <w:lang w:val="en-GB"/>
        </w:rPr>
        <w:t xml:space="preserve"> </w:t>
      </w:r>
      <w:r w:rsidRPr="00042923">
        <w:rPr>
          <w:b/>
          <w:bCs/>
          <w:noProof/>
          <w:lang w:val="en-GB"/>
        </w:rPr>
        <w:t>138</w:t>
      </w:r>
      <w:r w:rsidRPr="00042923">
        <w:rPr>
          <w:noProof/>
          <w:lang w:val="en-GB"/>
        </w:rPr>
        <w:t>, 228–236 (2004).</w:t>
      </w:r>
    </w:p>
    <w:p w14:paraId="3AD2E174"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12. </w:t>
      </w:r>
      <w:r w:rsidRPr="00042923">
        <w:rPr>
          <w:noProof/>
          <w:lang w:val="en-GB"/>
        </w:rPr>
        <w:tab/>
        <w:t xml:space="preserve">S. D’Angelo, R. Meccariello, Microplastics: A Threat for Male Fertility. </w:t>
      </w:r>
      <w:r w:rsidRPr="00042923">
        <w:rPr>
          <w:i/>
          <w:iCs/>
          <w:noProof/>
          <w:lang w:val="en-GB"/>
        </w:rPr>
        <w:t>Int. J. Environ. Res. Public Health</w:t>
      </w:r>
      <w:r w:rsidRPr="00042923">
        <w:rPr>
          <w:noProof/>
          <w:lang w:val="en-GB"/>
        </w:rPr>
        <w:t xml:space="preserve">. </w:t>
      </w:r>
      <w:r w:rsidRPr="00042923">
        <w:rPr>
          <w:b/>
          <w:bCs/>
          <w:noProof/>
          <w:lang w:val="en-GB"/>
        </w:rPr>
        <w:t>18</w:t>
      </w:r>
      <w:r w:rsidRPr="00042923">
        <w:rPr>
          <w:noProof/>
          <w:lang w:val="en-GB"/>
        </w:rPr>
        <w:t>, 2392 (2021).</w:t>
      </w:r>
    </w:p>
    <w:p w14:paraId="471FF289"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13. </w:t>
      </w:r>
      <w:r w:rsidRPr="00042923">
        <w:rPr>
          <w:noProof/>
          <w:lang w:val="en-GB"/>
        </w:rPr>
        <w:tab/>
        <w:t xml:space="preserve">F. Erdemir, D. Atilgan, F. Firat, F. Markoc, B. S. Parlaktas, E. Sogut, The effect of Sertraline, Paroxetine, Fluoxetine and Escitalopram on testicular tissue and oxidative stress parameters in rats. </w:t>
      </w:r>
      <w:r w:rsidRPr="00042923">
        <w:rPr>
          <w:i/>
          <w:iCs/>
          <w:noProof/>
          <w:lang w:val="en-GB"/>
        </w:rPr>
        <w:t>Int. Braz J Urol</w:t>
      </w:r>
      <w:r w:rsidRPr="00042923">
        <w:rPr>
          <w:noProof/>
          <w:lang w:val="en-GB"/>
        </w:rPr>
        <w:t xml:space="preserve">. </w:t>
      </w:r>
      <w:r w:rsidRPr="00042923">
        <w:rPr>
          <w:b/>
          <w:bCs/>
          <w:noProof/>
          <w:lang w:val="en-GB"/>
        </w:rPr>
        <w:t>40</w:t>
      </w:r>
      <w:r w:rsidRPr="00042923">
        <w:rPr>
          <w:noProof/>
          <w:lang w:val="en-GB"/>
        </w:rPr>
        <w:t>, 100–108 (2014).</w:t>
      </w:r>
    </w:p>
    <w:p w14:paraId="2FA851FB"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14. </w:t>
      </w:r>
      <w:r w:rsidRPr="00042923">
        <w:rPr>
          <w:noProof/>
          <w:lang w:val="en-GB"/>
        </w:rPr>
        <w:tab/>
        <w:t xml:space="preserve">L. Stuppia, M. Franzago, P. Ballerini, V. Gatta, I. Antonucci, Epigenetics and male reproduction: the consequences of paternal lifestyle on fertility, embryo development, and children lifetime health. </w:t>
      </w:r>
      <w:r w:rsidRPr="00042923">
        <w:rPr>
          <w:i/>
          <w:iCs/>
          <w:noProof/>
          <w:lang w:val="en-GB"/>
        </w:rPr>
        <w:t>Clin. Epigenetics</w:t>
      </w:r>
      <w:r w:rsidRPr="00042923">
        <w:rPr>
          <w:noProof/>
          <w:lang w:val="en-GB"/>
        </w:rPr>
        <w:t xml:space="preserve">. </w:t>
      </w:r>
      <w:r w:rsidRPr="00042923">
        <w:rPr>
          <w:b/>
          <w:bCs/>
          <w:noProof/>
          <w:lang w:val="en-GB"/>
        </w:rPr>
        <w:t>7</w:t>
      </w:r>
      <w:r w:rsidRPr="00042923">
        <w:rPr>
          <w:noProof/>
          <w:lang w:val="en-GB"/>
        </w:rPr>
        <w:t>, 120 (2015).</w:t>
      </w:r>
    </w:p>
    <w:p w14:paraId="675DC659"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lastRenderedPageBreak/>
        <w:t xml:space="preserve">15. </w:t>
      </w:r>
      <w:r w:rsidRPr="00042923">
        <w:rPr>
          <w:noProof/>
          <w:lang w:val="en-GB"/>
        </w:rPr>
        <w:tab/>
        <w:t xml:space="preserve">S. Rattan, C. Zhou, C. Chiang, S. Mahalingam, E. Brehm, J. A. Flaws, Exposure to endocrine disruptors during adulthood: consequences for female fertility. </w:t>
      </w:r>
      <w:r w:rsidRPr="00042923">
        <w:rPr>
          <w:i/>
          <w:iCs/>
          <w:noProof/>
          <w:lang w:val="en-GB"/>
        </w:rPr>
        <w:t>J. Endocrinol.</w:t>
      </w:r>
      <w:r w:rsidRPr="00042923">
        <w:rPr>
          <w:noProof/>
          <w:lang w:val="en-GB"/>
        </w:rPr>
        <w:t xml:space="preserve"> </w:t>
      </w:r>
      <w:r w:rsidRPr="00042923">
        <w:rPr>
          <w:b/>
          <w:bCs/>
          <w:noProof/>
          <w:lang w:val="en-GB"/>
        </w:rPr>
        <w:t>233</w:t>
      </w:r>
      <w:r w:rsidRPr="00042923">
        <w:rPr>
          <w:noProof/>
          <w:lang w:val="en-GB"/>
        </w:rPr>
        <w:t>, R109–R129 (2017).</w:t>
      </w:r>
    </w:p>
    <w:p w14:paraId="138F3F11"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16. </w:t>
      </w:r>
      <w:r w:rsidRPr="00042923">
        <w:rPr>
          <w:noProof/>
          <w:lang w:val="en-GB"/>
        </w:rPr>
        <w:tab/>
        <w:t xml:space="preserve">N. Kumar, S. Sharan, S. Srivastava, P. Roy, Assessment of estrogenic potential of diethyl phthalate in female reproductive system involving both genomic and non-genomic actions. </w:t>
      </w:r>
      <w:r w:rsidRPr="00042923">
        <w:rPr>
          <w:i/>
          <w:iCs/>
          <w:noProof/>
          <w:lang w:val="en-GB"/>
        </w:rPr>
        <w:t>Reprod. Toxicol.</w:t>
      </w:r>
      <w:r w:rsidRPr="00042923">
        <w:rPr>
          <w:noProof/>
          <w:lang w:val="en-GB"/>
        </w:rPr>
        <w:t xml:space="preserve"> </w:t>
      </w:r>
      <w:r w:rsidRPr="00042923">
        <w:rPr>
          <w:b/>
          <w:bCs/>
          <w:noProof/>
          <w:lang w:val="en-GB"/>
        </w:rPr>
        <w:t>49</w:t>
      </w:r>
      <w:r w:rsidRPr="00042923">
        <w:rPr>
          <w:noProof/>
          <w:lang w:val="en-GB"/>
        </w:rPr>
        <w:t>, 12–26 (2014).</w:t>
      </w:r>
    </w:p>
    <w:p w14:paraId="797336E1"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17. </w:t>
      </w:r>
      <w:r w:rsidRPr="00042923">
        <w:rPr>
          <w:noProof/>
          <w:lang w:val="en-GB"/>
        </w:rPr>
        <w:tab/>
        <w:t xml:space="preserve">Y.-Y. Du, Y.-L. Fang, Y.-X. Wang, Q. Zeng, N. Guo, H. Zhao, Y.-F. Li, Follicular fluid and urinary concentrations of phthalate metabolites among infertile women and associations with in vitro fertilization parameters. </w:t>
      </w:r>
      <w:r w:rsidRPr="00042923">
        <w:rPr>
          <w:i/>
          <w:iCs/>
          <w:noProof/>
          <w:lang w:val="en-GB"/>
        </w:rPr>
        <w:t>Reprod. Toxicol.</w:t>
      </w:r>
      <w:r w:rsidRPr="00042923">
        <w:rPr>
          <w:noProof/>
          <w:lang w:val="en-GB"/>
        </w:rPr>
        <w:t xml:space="preserve"> </w:t>
      </w:r>
      <w:r w:rsidRPr="00042923">
        <w:rPr>
          <w:b/>
          <w:bCs/>
          <w:noProof/>
          <w:lang w:val="en-GB"/>
        </w:rPr>
        <w:t>61</w:t>
      </w:r>
      <w:r w:rsidRPr="00042923">
        <w:rPr>
          <w:noProof/>
          <w:lang w:val="en-GB"/>
        </w:rPr>
        <w:t>, 142–50 (2016).</w:t>
      </w:r>
    </w:p>
    <w:p w14:paraId="540D4F6C"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18. </w:t>
      </w:r>
      <w:r w:rsidRPr="00042923">
        <w:rPr>
          <w:noProof/>
          <w:lang w:val="en-GB"/>
        </w:rPr>
        <w:tab/>
        <w:t xml:space="preserve">R. Sussarellu, M. Suquet, Y. Thomas, C. Lambert, C. Fabioux, M. E. J. Pernet, N. Le Goïc, V. Quillien, C. Mingant, Y. Epelboin, C. Corporeau, J. Guyomarch, J. Robbens, I. Paul-Pont, P. Soudant, A. Huvet, N. Le Goïc, V. Quillien, C. Mingant, Y. Epelboin, C. Corporeau, J. Guyomarch, J. Robbens, I. Paul-Pont, P. Soudant, A. Huvet, N. Le Goïc, V. Quillien, C. Mingant, Y. Epelboin, C. Corporeau, J. Guyomarch, J. Robbens, I. Paul-Pont, P. Soudant, A. Huvet, Oyster reproduction is affected by exposure to polystyrene microplastics. </w:t>
      </w:r>
      <w:r w:rsidRPr="00042923">
        <w:rPr>
          <w:i/>
          <w:iCs/>
          <w:noProof/>
          <w:lang w:val="en-GB"/>
        </w:rPr>
        <w:t>Proc. Natl. Acad. Sci.</w:t>
      </w:r>
      <w:r w:rsidRPr="00042923">
        <w:rPr>
          <w:noProof/>
          <w:lang w:val="en-GB"/>
        </w:rPr>
        <w:t xml:space="preserve"> </w:t>
      </w:r>
      <w:r w:rsidRPr="00042923">
        <w:rPr>
          <w:b/>
          <w:bCs/>
          <w:noProof/>
          <w:lang w:val="en-GB"/>
        </w:rPr>
        <w:t>113</w:t>
      </w:r>
      <w:r w:rsidRPr="00042923">
        <w:rPr>
          <w:noProof/>
          <w:lang w:val="en-GB"/>
        </w:rPr>
        <w:t>, 2430–2435 (2016).</w:t>
      </w:r>
    </w:p>
    <w:p w14:paraId="1DACBB7A"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19. </w:t>
      </w:r>
      <w:r w:rsidRPr="00042923">
        <w:rPr>
          <w:noProof/>
          <w:lang w:val="en-GB"/>
        </w:rPr>
        <w:tab/>
        <w:t xml:space="preserve">D. Kalo, R. Hadas, O. Furman, J. Ben-Ari, Y. Maor, D. G. Patterson, C. Tomey, Z. Roth, Carryover Effects of Acute DEHP Exposure on Ovarian Function and Oocyte Developmental Competence in Lactating Cows. </w:t>
      </w:r>
      <w:r w:rsidRPr="00042923">
        <w:rPr>
          <w:i/>
          <w:iCs/>
          <w:noProof/>
          <w:lang w:val="en-GB"/>
        </w:rPr>
        <w:t>PLoS One</w:t>
      </w:r>
      <w:r w:rsidRPr="00042923">
        <w:rPr>
          <w:noProof/>
          <w:lang w:val="en-GB"/>
        </w:rPr>
        <w:t xml:space="preserve">. </w:t>
      </w:r>
      <w:r w:rsidRPr="00042923">
        <w:rPr>
          <w:b/>
          <w:bCs/>
          <w:noProof/>
          <w:lang w:val="en-GB"/>
        </w:rPr>
        <w:t>10</w:t>
      </w:r>
      <w:r w:rsidRPr="00042923">
        <w:rPr>
          <w:noProof/>
          <w:lang w:val="en-GB"/>
        </w:rPr>
        <w:t>, e0130896 (2015).</w:t>
      </w:r>
    </w:p>
    <w:p w14:paraId="06A0F79D"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20. </w:t>
      </w:r>
      <w:r w:rsidRPr="00042923">
        <w:rPr>
          <w:noProof/>
          <w:lang w:val="en-GB"/>
        </w:rPr>
        <w:tab/>
        <w:t xml:space="preserve">M. de Almeida Monteiro Melo Ferraz, J. B. Nagashima, B. Venzac, S. Le Gac, N. Songsasen, 3D printed mold leachates in PDMS microfluidic devices. </w:t>
      </w:r>
      <w:r w:rsidRPr="00042923">
        <w:rPr>
          <w:i/>
          <w:iCs/>
          <w:noProof/>
          <w:lang w:val="en-GB"/>
        </w:rPr>
        <w:t>Sci. Rep.</w:t>
      </w:r>
      <w:r w:rsidRPr="00042923">
        <w:rPr>
          <w:noProof/>
          <w:lang w:val="en-GB"/>
        </w:rPr>
        <w:t xml:space="preserve"> </w:t>
      </w:r>
      <w:r w:rsidRPr="00042923">
        <w:rPr>
          <w:b/>
          <w:bCs/>
          <w:noProof/>
          <w:lang w:val="en-GB"/>
        </w:rPr>
        <w:t>10</w:t>
      </w:r>
      <w:r w:rsidRPr="00042923">
        <w:rPr>
          <w:noProof/>
          <w:lang w:val="en-GB"/>
        </w:rPr>
        <w:t>, 994 (2020).</w:t>
      </w:r>
    </w:p>
    <w:p w14:paraId="6847EFAA"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21. </w:t>
      </w:r>
      <w:r w:rsidRPr="00042923">
        <w:rPr>
          <w:noProof/>
          <w:lang w:val="en-GB"/>
        </w:rPr>
        <w:tab/>
        <w:t xml:space="preserve">M. de Almeida Monteiro Melo Ferraz, H. H. W. Henning, P. Ferreira da Costa, J. Malda, S. Le Gac, F. Bray, M. B. M. van Duursen, J. F. Brouwers, C. H. A. van de Lest, I. Bertijn, L. Kraneburg, P. L. A. M. Vos, T. A. E. Stout, B. M. Gadella, Potential Health and Environmental Risks of Three-Dimensional Engineered Polymers. </w:t>
      </w:r>
      <w:r w:rsidRPr="00042923">
        <w:rPr>
          <w:i/>
          <w:iCs/>
          <w:noProof/>
          <w:lang w:val="en-GB"/>
        </w:rPr>
        <w:t>Environ. Sci. Technol. Lett.</w:t>
      </w:r>
      <w:r w:rsidRPr="00042923">
        <w:rPr>
          <w:noProof/>
          <w:lang w:val="en-GB"/>
        </w:rPr>
        <w:t xml:space="preserve"> </w:t>
      </w:r>
      <w:r w:rsidRPr="00042923">
        <w:rPr>
          <w:b/>
          <w:bCs/>
          <w:noProof/>
          <w:lang w:val="en-GB"/>
        </w:rPr>
        <w:t>5</w:t>
      </w:r>
      <w:r w:rsidRPr="00042923">
        <w:rPr>
          <w:noProof/>
          <w:lang w:val="en-GB"/>
        </w:rPr>
        <w:t>, 80–85 (2018).</w:t>
      </w:r>
    </w:p>
    <w:p w14:paraId="2AC23E5A"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22. </w:t>
      </w:r>
      <w:r w:rsidRPr="00042923">
        <w:rPr>
          <w:noProof/>
          <w:lang w:val="en-GB"/>
        </w:rPr>
        <w:tab/>
        <w:t xml:space="preserve">M. Cole, P. Lindeque, C. Halsband, T. S. Galloway, Microplastics as contaminants in the marine environment: A review. </w:t>
      </w:r>
      <w:r w:rsidRPr="00042923">
        <w:rPr>
          <w:i/>
          <w:iCs/>
          <w:noProof/>
          <w:lang w:val="en-GB"/>
        </w:rPr>
        <w:t>Mar. Pollut. Bull.</w:t>
      </w:r>
      <w:r w:rsidRPr="00042923">
        <w:rPr>
          <w:noProof/>
          <w:lang w:val="en-GB"/>
        </w:rPr>
        <w:t xml:space="preserve"> </w:t>
      </w:r>
      <w:r w:rsidRPr="00042923">
        <w:rPr>
          <w:b/>
          <w:bCs/>
          <w:noProof/>
          <w:lang w:val="en-GB"/>
        </w:rPr>
        <w:t>62</w:t>
      </w:r>
      <w:r w:rsidRPr="00042923">
        <w:rPr>
          <w:noProof/>
          <w:lang w:val="en-GB"/>
        </w:rPr>
        <w:t>, 2588–2597 (2011).</w:t>
      </w:r>
    </w:p>
    <w:p w14:paraId="78DEC441"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23. </w:t>
      </w:r>
      <w:r w:rsidRPr="00042923">
        <w:rPr>
          <w:noProof/>
          <w:lang w:val="en-GB"/>
        </w:rPr>
        <w:tab/>
        <w:t xml:space="preserve">C. M. Rochman, T. Hoellein, The global odyssey of plastic pollution. </w:t>
      </w:r>
      <w:r w:rsidRPr="00042923">
        <w:rPr>
          <w:i/>
          <w:iCs/>
          <w:noProof/>
          <w:lang w:val="en-GB"/>
        </w:rPr>
        <w:t>Science</w:t>
      </w:r>
      <w:r w:rsidRPr="00042923">
        <w:rPr>
          <w:noProof/>
          <w:lang w:val="en-GB"/>
        </w:rPr>
        <w:t xml:space="preserve">. </w:t>
      </w:r>
      <w:r w:rsidRPr="00042923">
        <w:rPr>
          <w:b/>
          <w:bCs/>
          <w:noProof/>
          <w:lang w:val="en-GB"/>
        </w:rPr>
        <w:t>368</w:t>
      </w:r>
      <w:r w:rsidRPr="00042923">
        <w:rPr>
          <w:noProof/>
          <w:lang w:val="en-GB"/>
        </w:rPr>
        <w:t>, 1184–1185 (2020).</w:t>
      </w:r>
    </w:p>
    <w:p w14:paraId="151BEF59"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24. </w:t>
      </w:r>
      <w:r w:rsidRPr="00042923">
        <w:rPr>
          <w:noProof/>
          <w:lang w:val="en-GB"/>
        </w:rPr>
        <w:tab/>
        <w:t>PlasticsEyrope, “Plastics - the Facts 2021 - An analysis of European plastics production, demand and waste data” (Brussels, 2021).</w:t>
      </w:r>
    </w:p>
    <w:p w14:paraId="6BB9D503"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25. </w:t>
      </w:r>
      <w:r w:rsidRPr="00042923">
        <w:rPr>
          <w:noProof/>
          <w:lang w:val="en-GB"/>
        </w:rPr>
        <w:tab/>
        <w:t xml:space="preserve">C. Wayman, H. Niemann, The fate of plastic in the ocean environment – a minireview. </w:t>
      </w:r>
      <w:r w:rsidRPr="00042923">
        <w:rPr>
          <w:i/>
          <w:iCs/>
          <w:noProof/>
          <w:lang w:val="en-GB"/>
        </w:rPr>
        <w:t>Environ. Sci. Process. Impacts</w:t>
      </w:r>
      <w:r w:rsidRPr="00042923">
        <w:rPr>
          <w:noProof/>
          <w:lang w:val="en-GB"/>
        </w:rPr>
        <w:t xml:space="preserve">. </w:t>
      </w:r>
      <w:r w:rsidRPr="00042923">
        <w:rPr>
          <w:b/>
          <w:bCs/>
          <w:noProof/>
          <w:lang w:val="en-GB"/>
        </w:rPr>
        <w:t>23</w:t>
      </w:r>
      <w:r w:rsidRPr="00042923">
        <w:rPr>
          <w:noProof/>
          <w:lang w:val="en-GB"/>
        </w:rPr>
        <w:t>, 198–212 (2021).</w:t>
      </w:r>
    </w:p>
    <w:p w14:paraId="532DD052"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26. </w:t>
      </w:r>
      <w:r w:rsidRPr="00042923">
        <w:rPr>
          <w:noProof/>
          <w:lang w:val="en-GB"/>
        </w:rPr>
        <w:tab/>
        <w:t xml:space="preserve">L. C. Woodall, A. Sanchez-Vidal, M. Canals, G. L. J. Paterson, R. Coppock, V. Sleight, A. Calafat, A. D. Rogers, B. E. Narayanaswamy, R. C. Thompson, The deep sea is a major sink for microplastic debris. </w:t>
      </w:r>
      <w:r w:rsidRPr="00042923">
        <w:rPr>
          <w:i/>
          <w:iCs/>
          <w:noProof/>
          <w:lang w:val="en-GB"/>
        </w:rPr>
        <w:t>R. Soc. Open Sci.</w:t>
      </w:r>
      <w:r w:rsidRPr="00042923">
        <w:rPr>
          <w:noProof/>
          <w:lang w:val="en-GB"/>
        </w:rPr>
        <w:t xml:space="preserve"> </w:t>
      </w:r>
      <w:r w:rsidRPr="00042923">
        <w:rPr>
          <w:b/>
          <w:bCs/>
          <w:noProof/>
          <w:lang w:val="en-GB"/>
        </w:rPr>
        <w:t>1</w:t>
      </w:r>
      <w:r w:rsidRPr="00042923">
        <w:rPr>
          <w:noProof/>
          <w:lang w:val="en-GB"/>
        </w:rPr>
        <w:t>, 140317 (2014).</w:t>
      </w:r>
    </w:p>
    <w:p w14:paraId="1F9DB9ED"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27. </w:t>
      </w:r>
      <w:r w:rsidRPr="00042923">
        <w:rPr>
          <w:noProof/>
          <w:lang w:val="en-GB"/>
        </w:rPr>
        <w:tab/>
        <w:t xml:space="preserve">S. F. Rey, J. Franklin, S. J. Rey, Microplastic pollution on island beaches, Oahu, Hawai`i. </w:t>
      </w:r>
      <w:r w:rsidRPr="00042923">
        <w:rPr>
          <w:i/>
          <w:iCs/>
          <w:noProof/>
          <w:lang w:val="en-GB"/>
        </w:rPr>
        <w:t>PLoS One</w:t>
      </w:r>
      <w:r w:rsidRPr="00042923">
        <w:rPr>
          <w:noProof/>
          <w:lang w:val="en-GB"/>
        </w:rPr>
        <w:t xml:space="preserve">. </w:t>
      </w:r>
      <w:r w:rsidRPr="00042923">
        <w:rPr>
          <w:b/>
          <w:bCs/>
          <w:noProof/>
          <w:lang w:val="en-GB"/>
        </w:rPr>
        <w:t>16</w:t>
      </w:r>
      <w:r w:rsidRPr="00042923">
        <w:rPr>
          <w:noProof/>
          <w:lang w:val="en-GB"/>
        </w:rPr>
        <w:t>, e0247224 (2021).</w:t>
      </w:r>
    </w:p>
    <w:p w14:paraId="00F26E4D"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28. </w:t>
      </w:r>
      <w:r w:rsidRPr="00042923">
        <w:rPr>
          <w:noProof/>
          <w:lang w:val="en-GB"/>
        </w:rPr>
        <w:tab/>
        <w:t xml:space="preserve">C. Scopetani, D. Chelazzi, A. Cincinelli, M. Esterhuizen-Londt, Assessment of microplastic pollution: occurrence and characterisation in Vesijärvi lake and Pikku Vesijärvi pond, Finland. </w:t>
      </w:r>
      <w:r w:rsidRPr="00042923">
        <w:rPr>
          <w:i/>
          <w:iCs/>
          <w:noProof/>
          <w:lang w:val="en-GB"/>
        </w:rPr>
        <w:t>Environ. Monit. Assess.</w:t>
      </w:r>
      <w:r w:rsidRPr="00042923">
        <w:rPr>
          <w:noProof/>
          <w:lang w:val="en-GB"/>
        </w:rPr>
        <w:t xml:space="preserve"> </w:t>
      </w:r>
      <w:r w:rsidRPr="00042923">
        <w:rPr>
          <w:b/>
          <w:bCs/>
          <w:noProof/>
          <w:lang w:val="en-GB"/>
        </w:rPr>
        <w:t>191</w:t>
      </w:r>
      <w:r w:rsidRPr="00042923">
        <w:rPr>
          <w:noProof/>
          <w:lang w:val="en-GB"/>
        </w:rPr>
        <w:t>, 652 (2019).</w:t>
      </w:r>
    </w:p>
    <w:p w14:paraId="6F7E3219"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29. </w:t>
      </w:r>
      <w:r w:rsidRPr="00042923">
        <w:rPr>
          <w:noProof/>
          <w:lang w:val="en-GB"/>
        </w:rPr>
        <w:tab/>
        <w:t xml:space="preserve">L. Yin, C. Jiang, X. Wen, C. Du, W. Zhong, Z. Feng, Y. Long, Y. Ma, Microplastic Pollution in Surface Water of Urban Lakes in Changsha, China. </w:t>
      </w:r>
      <w:r w:rsidRPr="00042923">
        <w:rPr>
          <w:i/>
          <w:iCs/>
          <w:noProof/>
          <w:lang w:val="en-GB"/>
        </w:rPr>
        <w:t>Int. J. Environ. Res. Public Health</w:t>
      </w:r>
      <w:r w:rsidRPr="00042923">
        <w:rPr>
          <w:noProof/>
          <w:lang w:val="en-GB"/>
        </w:rPr>
        <w:t xml:space="preserve">. </w:t>
      </w:r>
      <w:r w:rsidRPr="00042923">
        <w:rPr>
          <w:b/>
          <w:bCs/>
          <w:noProof/>
          <w:lang w:val="en-GB"/>
        </w:rPr>
        <w:t>16</w:t>
      </w:r>
      <w:r w:rsidRPr="00042923">
        <w:rPr>
          <w:noProof/>
          <w:lang w:val="en-GB"/>
        </w:rPr>
        <w:t>, 1650 (2019).</w:t>
      </w:r>
    </w:p>
    <w:p w14:paraId="5754D6C7"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30. </w:t>
      </w:r>
      <w:r w:rsidRPr="00042923">
        <w:rPr>
          <w:noProof/>
          <w:lang w:val="en-GB"/>
        </w:rPr>
        <w:tab/>
        <w:t xml:space="preserve">M. Bergmann, S. Mützel, S. Primpke, M. B. Tekman, J. Trachsel, G. Gerdts, White and wonderful? Microplastics prevail in snow from the Alps to the Arctic. </w:t>
      </w:r>
      <w:r w:rsidRPr="00042923">
        <w:rPr>
          <w:i/>
          <w:iCs/>
          <w:noProof/>
          <w:lang w:val="en-GB"/>
        </w:rPr>
        <w:t>Sci. Adv.</w:t>
      </w:r>
      <w:r w:rsidRPr="00042923">
        <w:rPr>
          <w:noProof/>
          <w:lang w:val="en-GB"/>
        </w:rPr>
        <w:t xml:space="preserve"> </w:t>
      </w:r>
      <w:r w:rsidRPr="00042923">
        <w:rPr>
          <w:b/>
          <w:bCs/>
          <w:noProof/>
          <w:lang w:val="en-GB"/>
        </w:rPr>
        <w:t>5</w:t>
      </w:r>
      <w:r w:rsidRPr="00042923">
        <w:rPr>
          <w:noProof/>
          <w:lang w:val="en-GB"/>
        </w:rPr>
        <w:t>, 1–11 (2019).</w:t>
      </w:r>
    </w:p>
    <w:p w14:paraId="6CC072AC"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31. </w:t>
      </w:r>
      <w:r w:rsidRPr="00042923">
        <w:rPr>
          <w:noProof/>
          <w:lang w:val="en-GB"/>
        </w:rPr>
        <w:tab/>
        <w:t xml:space="preserve">L. Zimmermann, S. Göttlich, J. Oehlmann, M. Wagner, C. Völker, What are the drivers of </w:t>
      </w:r>
      <w:r w:rsidRPr="00042923">
        <w:rPr>
          <w:noProof/>
          <w:lang w:val="en-GB"/>
        </w:rPr>
        <w:lastRenderedPageBreak/>
        <w:t xml:space="preserve">microplastic toxicity? Comparing the toxicity of plastic chemicals and particles to Daphnia magna. </w:t>
      </w:r>
      <w:r w:rsidRPr="00042923">
        <w:rPr>
          <w:i/>
          <w:iCs/>
          <w:noProof/>
          <w:lang w:val="en-GB"/>
        </w:rPr>
        <w:t>Environ. Pollut.</w:t>
      </w:r>
      <w:r w:rsidRPr="00042923">
        <w:rPr>
          <w:noProof/>
          <w:lang w:val="en-GB"/>
        </w:rPr>
        <w:t xml:space="preserve"> </w:t>
      </w:r>
      <w:r w:rsidRPr="00042923">
        <w:rPr>
          <w:b/>
          <w:bCs/>
          <w:noProof/>
          <w:lang w:val="en-GB"/>
        </w:rPr>
        <w:t>267</w:t>
      </w:r>
      <w:r w:rsidRPr="00042923">
        <w:rPr>
          <w:noProof/>
          <w:lang w:val="en-GB"/>
        </w:rPr>
        <w:t>, 115392 (2020).</w:t>
      </w:r>
    </w:p>
    <w:p w14:paraId="2DFC1D48"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32. </w:t>
      </w:r>
      <w:r w:rsidRPr="00042923">
        <w:rPr>
          <w:noProof/>
          <w:lang w:val="en-GB"/>
        </w:rPr>
        <w:tab/>
        <w:t xml:space="preserve">J. Hwang, D. Choi, S. Han, S. Y. Jung, J. Choi, J. Hong, Potential toxicity of polystyrene microplastic particles. </w:t>
      </w:r>
      <w:r w:rsidRPr="00042923">
        <w:rPr>
          <w:i/>
          <w:iCs/>
          <w:noProof/>
          <w:lang w:val="en-GB"/>
        </w:rPr>
        <w:t>Sci. Rep.</w:t>
      </w:r>
      <w:r w:rsidRPr="00042923">
        <w:rPr>
          <w:noProof/>
          <w:lang w:val="en-GB"/>
        </w:rPr>
        <w:t xml:space="preserve"> </w:t>
      </w:r>
      <w:r w:rsidRPr="00042923">
        <w:rPr>
          <w:b/>
          <w:bCs/>
          <w:noProof/>
          <w:lang w:val="en-GB"/>
        </w:rPr>
        <w:t>10</w:t>
      </w:r>
      <w:r w:rsidRPr="00042923">
        <w:rPr>
          <w:noProof/>
          <w:lang w:val="en-GB"/>
        </w:rPr>
        <w:t>, 7391 (2020).</w:t>
      </w:r>
    </w:p>
    <w:p w14:paraId="3BFC231B"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33. </w:t>
      </w:r>
      <w:r w:rsidRPr="00042923">
        <w:rPr>
          <w:noProof/>
          <w:lang w:val="en-GB"/>
        </w:rPr>
        <w:tab/>
        <w:t xml:space="preserve">N. Hirt, M. Body-Malapel, Immunotoxicity and intestinal effects of nano- and microplastics: a review of the literature. </w:t>
      </w:r>
      <w:r w:rsidRPr="00042923">
        <w:rPr>
          <w:i/>
          <w:iCs/>
          <w:noProof/>
          <w:lang w:val="en-GB"/>
        </w:rPr>
        <w:t>Part. Fibre Toxicol.</w:t>
      </w:r>
      <w:r w:rsidRPr="00042923">
        <w:rPr>
          <w:noProof/>
          <w:lang w:val="en-GB"/>
        </w:rPr>
        <w:t xml:space="preserve"> </w:t>
      </w:r>
      <w:r w:rsidRPr="00042923">
        <w:rPr>
          <w:b/>
          <w:bCs/>
          <w:noProof/>
          <w:lang w:val="en-GB"/>
        </w:rPr>
        <w:t>17</w:t>
      </w:r>
      <w:r w:rsidRPr="00042923">
        <w:rPr>
          <w:noProof/>
          <w:lang w:val="en-GB"/>
        </w:rPr>
        <w:t>, 57 (2020).</w:t>
      </w:r>
    </w:p>
    <w:p w14:paraId="52DB9561"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34. </w:t>
      </w:r>
      <w:r w:rsidRPr="00042923">
        <w:rPr>
          <w:noProof/>
          <w:lang w:val="en-GB"/>
        </w:rPr>
        <w:tab/>
        <w:t xml:space="preserve">J. C. Prata, J. P. da Costa, I. Lopes, A. C. Duarte, T. Rocha-Santos, Environmental exposure to microplastics: An overview on possible human health effects. </w:t>
      </w:r>
      <w:r w:rsidRPr="00042923">
        <w:rPr>
          <w:i/>
          <w:iCs/>
          <w:noProof/>
          <w:lang w:val="en-GB"/>
        </w:rPr>
        <w:t>Sci. Total Environ.</w:t>
      </w:r>
      <w:r w:rsidRPr="00042923">
        <w:rPr>
          <w:noProof/>
          <w:lang w:val="en-GB"/>
        </w:rPr>
        <w:t xml:space="preserve"> </w:t>
      </w:r>
      <w:r w:rsidRPr="00042923">
        <w:rPr>
          <w:b/>
          <w:bCs/>
          <w:noProof/>
          <w:lang w:val="en-GB"/>
        </w:rPr>
        <w:t>702</w:t>
      </w:r>
      <w:r w:rsidRPr="00042923">
        <w:rPr>
          <w:noProof/>
          <w:lang w:val="en-GB"/>
        </w:rPr>
        <w:t>, 134455 (2020).</w:t>
      </w:r>
    </w:p>
    <w:p w14:paraId="4CFE8A85"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35. </w:t>
      </w:r>
      <w:r w:rsidRPr="00042923">
        <w:rPr>
          <w:noProof/>
          <w:lang w:val="en-GB"/>
        </w:rPr>
        <w:tab/>
        <w:t xml:space="preserve">S. Huang, X. Huang, R. Bi, Q. Guo, X. Yu, Q. Zeng, Z. Huang, T. Liu, H. Wu, Y. Chen, J. Xu, Y. Wu, P. Guo, Detection and Analysis of Microplastics in Human Sputum. </w:t>
      </w:r>
      <w:r w:rsidRPr="00042923">
        <w:rPr>
          <w:i/>
          <w:iCs/>
          <w:noProof/>
          <w:lang w:val="en-GB"/>
        </w:rPr>
        <w:t>Environ. Sci. Technol.</w:t>
      </w:r>
      <w:r w:rsidRPr="00042923">
        <w:rPr>
          <w:noProof/>
          <w:lang w:val="en-GB"/>
        </w:rPr>
        <w:t xml:space="preserve"> </w:t>
      </w:r>
      <w:r w:rsidRPr="00042923">
        <w:rPr>
          <w:b/>
          <w:bCs/>
          <w:noProof/>
          <w:lang w:val="en-GB"/>
        </w:rPr>
        <w:t>56</w:t>
      </w:r>
      <w:r w:rsidRPr="00042923">
        <w:rPr>
          <w:noProof/>
          <w:lang w:val="en-GB"/>
        </w:rPr>
        <w:t>, 2476–2486 (2022).</w:t>
      </w:r>
    </w:p>
    <w:p w14:paraId="5C14F9D0"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36. </w:t>
      </w:r>
      <w:r w:rsidRPr="00042923">
        <w:rPr>
          <w:noProof/>
          <w:lang w:val="en-GB"/>
        </w:rPr>
        <w:tab/>
        <w:t xml:space="preserve">P. Schwabl, S. Koppel, P. Konigshofer, T. Bucsics, M. Trauner, T. Reiberger, B. Liebmann, Detection of various microplastics in human stool: A prospective case series. </w:t>
      </w:r>
      <w:r w:rsidRPr="00042923">
        <w:rPr>
          <w:i/>
          <w:iCs/>
          <w:noProof/>
          <w:lang w:val="en-GB"/>
        </w:rPr>
        <w:t>Ann. Intern. Med.</w:t>
      </w:r>
      <w:r w:rsidRPr="00042923">
        <w:rPr>
          <w:noProof/>
          <w:lang w:val="en-GB"/>
        </w:rPr>
        <w:t xml:space="preserve"> </w:t>
      </w:r>
      <w:r w:rsidRPr="00042923">
        <w:rPr>
          <w:b/>
          <w:bCs/>
          <w:noProof/>
          <w:lang w:val="en-GB"/>
        </w:rPr>
        <w:t>171</w:t>
      </w:r>
      <w:r w:rsidRPr="00042923">
        <w:rPr>
          <w:noProof/>
          <w:lang w:val="en-GB"/>
        </w:rPr>
        <w:t>, 453–457 (2019).</w:t>
      </w:r>
    </w:p>
    <w:p w14:paraId="2BC0972D"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37. </w:t>
      </w:r>
      <w:r w:rsidRPr="00042923">
        <w:rPr>
          <w:noProof/>
          <w:lang w:val="en-GB"/>
        </w:rPr>
        <w:tab/>
        <w:t xml:space="preserve">A. Ragusa, A. Svelato, C. Santacroce, P. Catalano, V. Notarstefano, O. Carnevali, F. Papa, M. C. A. Rongioletti, F. Baiocco, S. Draghi, E. D’Amore, D. Rinaldo, M. Matta, E. Giorgini, Plasticenta: First evidence of microplastics in human placenta. </w:t>
      </w:r>
      <w:r w:rsidRPr="00042923">
        <w:rPr>
          <w:i/>
          <w:iCs/>
          <w:noProof/>
          <w:lang w:val="en-GB"/>
        </w:rPr>
        <w:t>Environ. Int.</w:t>
      </w:r>
      <w:r w:rsidRPr="00042923">
        <w:rPr>
          <w:noProof/>
          <w:lang w:val="en-GB"/>
        </w:rPr>
        <w:t xml:space="preserve"> </w:t>
      </w:r>
      <w:r w:rsidRPr="00042923">
        <w:rPr>
          <w:b/>
          <w:bCs/>
          <w:noProof/>
          <w:lang w:val="en-GB"/>
        </w:rPr>
        <w:t>146</w:t>
      </w:r>
      <w:r w:rsidRPr="00042923">
        <w:rPr>
          <w:noProof/>
          <w:lang w:val="en-GB"/>
        </w:rPr>
        <w:t>, 106274 (2021).</w:t>
      </w:r>
    </w:p>
    <w:p w14:paraId="1674616E"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38. </w:t>
      </w:r>
      <w:r w:rsidRPr="00042923">
        <w:rPr>
          <w:noProof/>
          <w:lang w:val="en-GB"/>
        </w:rPr>
        <w:tab/>
        <w:t xml:space="preserve">T. Braun, L. Ehrlich, W. Henrich, S. Koeppel, I. Lomako, P. Schwabl, B. Liebmann, Detection of microplastic in human placenta and meconium in a clinical setting. </w:t>
      </w:r>
      <w:r w:rsidRPr="00042923">
        <w:rPr>
          <w:i/>
          <w:iCs/>
          <w:noProof/>
          <w:lang w:val="en-GB"/>
        </w:rPr>
        <w:t>Pharmaceutics</w:t>
      </w:r>
      <w:r w:rsidRPr="00042923">
        <w:rPr>
          <w:noProof/>
          <w:lang w:val="en-GB"/>
        </w:rPr>
        <w:t xml:space="preserve">. </w:t>
      </w:r>
      <w:r w:rsidRPr="00042923">
        <w:rPr>
          <w:b/>
          <w:bCs/>
          <w:noProof/>
          <w:lang w:val="en-GB"/>
        </w:rPr>
        <w:t>13</w:t>
      </w:r>
      <w:r w:rsidRPr="00042923">
        <w:rPr>
          <w:noProof/>
          <w:lang w:val="en-GB"/>
        </w:rPr>
        <w:t>, 1–12 (2021).</w:t>
      </w:r>
    </w:p>
    <w:p w14:paraId="09CA88C3"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39. </w:t>
      </w:r>
      <w:r w:rsidRPr="00042923">
        <w:rPr>
          <w:noProof/>
          <w:lang w:val="en-GB"/>
        </w:rPr>
        <w:tab/>
        <w:t xml:space="preserve">M. U. Ijaz, S. Shahzadi, A. Samad, N. Ehsan, H. Ahmed, A. Tahir, H. Rehman, H. Anwar, Dose-Dependent Effect of Polystyrene Microplastics on the Testicular Tissues of the Male Sprague Dawley Rats. </w:t>
      </w:r>
      <w:r w:rsidRPr="00042923">
        <w:rPr>
          <w:i/>
          <w:iCs/>
          <w:noProof/>
          <w:lang w:val="en-GB"/>
        </w:rPr>
        <w:t>Dose-Response</w:t>
      </w:r>
      <w:r w:rsidRPr="00042923">
        <w:rPr>
          <w:noProof/>
          <w:lang w:val="en-GB"/>
        </w:rPr>
        <w:t xml:space="preserve">. </w:t>
      </w:r>
      <w:r w:rsidRPr="00042923">
        <w:rPr>
          <w:b/>
          <w:bCs/>
          <w:noProof/>
          <w:lang w:val="en-GB"/>
        </w:rPr>
        <w:t>19</w:t>
      </w:r>
      <w:r w:rsidRPr="00042923">
        <w:rPr>
          <w:noProof/>
          <w:lang w:val="en-GB"/>
        </w:rPr>
        <w:t>, 1–11 (2021).</w:t>
      </w:r>
    </w:p>
    <w:p w14:paraId="39ED657A"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40. </w:t>
      </w:r>
      <w:r w:rsidRPr="00042923">
        <w:rPr>
          <w:noProof/>
          <w:lang w:val="en-GB"/>
        </w:rPr>
        <w:tab/>
        <w:t xml:space="preserve">C. Zhang, J. Chen, S. Ma, Z. Sun, Z. Wang, Microplastics May Be a Significant Cause of Male Infertility. </w:t>
      </w:r>
      <w:r w:rsidRPr="00042923">
        <w:rPr>
          <w:i/>
          <w:iCs/>
          <w:noProof/>
          <w:lang w:val="en-GB"/>
        </w:rPr>
        <w:t>Am. J. Mens. Health</w:t>
      </w:r>
      <w:r w:rsidRPr="00042923">
        <w:rPr>
          <w:noProof/>
          <w:lang w:val="en-GB"/>
        </w:rPr>
        <w:t xml:space="preserve">. </w:t>
      </w:r>
      <w:r w:rsidRPr="00042923">
        <w:rPr>
          <w:b/>
          <w:bCs/>
          <w:noProof/>
          <w:lang w:val="en-GB"/>
        </w:rPr>
        <w:t>16</w:t>
      </w:r>
      <w:r w:rsidRPr="00042923">
        <w:rPr>
          <w:noProof/>
          <w:lang w:val="en-GB"/>
        </w:rPr>
        <w:t>, 155798832210965 (2022).</w:t>
      </w:r>
    </w:p>
    <w:p w14:paraId="635ABB7B"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41. </w:t>
      </w:r>
      <w:r w:rsidRPr="00042923">
        <w:rPr>
          <w:noProof/>
          <w:lang w:val="en-GB"/>
        </w:rPr>
        <w:tab/>
        <w:t xml:space="preserve">Z. Liu, Q. Zhuan, L. Zhang, L. Meng, X. Fu, Y. Hou, Polystyrene microplastics induced female reproductive toxicity in mice. </w:t>
      </w:r>
      <w:r w:rsidRPr="00042923">
        <w:rPr>
          <w:i/>
          <w:iCs/>
          <w:noProof/>
          <w:lang w:val="en-GB"/>
        </w:rPr>
        <w:t>J. Hazard. Mater.</w:t>
      </w:r>
      <w:r w:rsidRPr="00042923">
        <w:rPr>
          <w:noProof/>
          <w:lang w:val="en-GB"/>
        </w:rPr>
        <w:t xml:space="preserve"> </w:t>
      </w:r>
      <w:r w:rsidRPr="00042923">
        <w:rPr>
          <w:b/>
          <w:bCs/>
          <w:noProof/>
          <w:lang w:val="en-GB"/>
        </w:rPr>
        <w:t>424</w:t>
      </w:r>
      <w:r w:rsidRPr="00042923">
        <w:rPr>
          <w:noProof/>
          <w:lang w:val="en-GB"/>
        </w:rPr>
        <w:t>, 127629 (2022).</w:t>
      </w:r>
    </w:p>
    <w:p w14:paraId="2AD7466F"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42. </w:t>
      </w:r>
      <w:r w:rsidRPr="00042923">
        <w:rPr>
          <w:noProof/>
          <w:lang w:val="en-GB"/>
        </w:rPr>
        <w:tab/>
        <w:t xml:space="preserve">R. An, X. Wang, L. Yang, J. Zhang, N. Wang, F. Xu, Y. Hou, H. Zhang, L. Zhang, Polystyrene microplastics cause granulosa cells apoptosis and fibrosis in ovary through oxidative stress in rats. </w:t>
      </w:r>
      <w:r w:rsidRPr="00042923">
        <w:rPr>
          <w:i/>
          <w:iCs/>
          <w:noProof/>
          <w:lang w:val="en-GB"/>
        </w:rPr>
        <w:t>Toxicology</w:t>
      </w:r>
      <w:r w:rsidRPr="00042923">
        <w:rPr>
          <w:noProof/>
          <w:lang w:val="en-GB"/>
        </w:rPr>
        <w:t xml:space="preserve">. </w:t>
      </w:r>
      <w:r w:rsidRPr="00042923">
        <w:rPr>
          <w:b/>
          <w:bCs/>
          <w:noProof/>
          <w:lang w:val="en-GB"/>
        </w:rPr>
        <w:t>449</w:t>
      </w:r>
      <w:r w:rsidRPr="00042923">
        <w:rPr>
          <w:noProof/>
          <w:lang w:val="en-GB"/>
        </w:rPr>
        <w:t>, 152665 (2021).</w:t>
      </w:r>
    </w:p>
    <w:p w14:paraId="1FB5E79E"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43. </w:t>
      </w:r>
      <w:r w:rsidRPr="00042923">
        <w:rPr>
          <w:noProof/>
          <w:lang w:val="en-GB"/>
        </w:rPr>
        <w:tab/>
        <w:t xml:space="preserve">H. Jin, T. Ma, X. Sha, Z. Liu, Y. Zhou, X. Meng, Y. Chen, X. Han, J. Ding, Polystyrene microplastics induced male reproductive toxicity in mice. </w:t>
      </w:r>
      <w:r w:rsidRPr="00042923">
        <w:rPr>
          <w:i/>
          <w:iCs/>
          <w:noProof/>
          <w:lang w:val="en-GB"/>
        </w:rPr>
        <w:t>J. Hazard. Mater.</w:t>
      </w:r>
      <w:r w:rsidRPr="00042923">
        <w:rPr>
          <w:noProof/>
          <w:lang w:val="en-GB"/>
        </w:rPr>
        <w:t xml:space="preserve"> </w:t>
      </w:r>
      <w:r w:rsidRPr="00042923">
        <w:rPr>
          <w:b/>
          <w:bCs/>
          <w:noProof/>
          <w:lang w:val="en-GB"/>
        </w:rPr>
        <w:t>401</w:t>
      </w:r>
      <w:r w:rsidRPr="00042923">
        <w:rPr>
          <w:noProof/>
          <w:lang w:val="en-GB"/>
        </w:rPr>
        <w:t>, 123430 (2021).</w:t>
      </w:r>
    </w:p>
    <w:p w14:paraId="20836354"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44. </w:t>
      </w:r>
      <w:r w:rsidRPr="00042923">
        <w:rPr>
          <w:noProof/>
          <w:lang w:val="en-GB"/>
        </w:rPr>
        <w:tab/>
        <w:t xml:space="preserve">A. A. de Souza Machado, W. Kloas, C. Zarfl, S. Hempel, M. C. Rillig, Microplastics as an emerging threat to terrestrial ecosystems. </w:t>
      </w:r>
      <w:r w:rsidRPr="00042923">
        <w:rPr>
          <w:i/>
          <w:iCs/>
          <w:noProof/>
          <w:lang w:val="en-GB"/>
        </w:rPr>
        <w:t>Glob. Chang. Biol.</w:t>
      </w:r>
      <w:r w:rsidRPr="00042923">
        <w:rPr>
          <w:noProof/>
          <w:lang w:val="en-GB"/>
        </w:rPr>
        <w:t xml:space="preserve"> </w:t>
      </w:r>
      <w:r w:rsidRPr="00042923">
        <w:rPr>
          <w:b/>
          <w:bCs/>
          <w:noProof/>
          <w:lang w:val="en-GB"/>
        </w:rPr>
        <w:t>24</w:t>
      </w:r>
      <w:r w:rsidRPr="00042923">
        <w:rPr>
          <w:noProof/>
          <w:lang w:val="en-GB"/>
        </w:rPr>
        <w:t>, 1405–1416 (2018).</w:t>
      </w:r>
    </w:p>
    <w:p w14:paraId="6B865991"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45. </w:t>
      </w:r>
      <w:r w:rsidRPr="00042923">
        <w:rPr>
          <w:noProof/>
          <w:lang w:val="en-GB"/>
        </w:rPr>
        <w:tab/>
        <w:t xml:space="preserve">B. Hou, F. Wang, T. Liu, Z. Wang, Reproductive toxicity of polystyrene microplastics: In vivo experimental study on testicular toxicity in mice. </w:t>
      </w:r>
      <w:r w:rsidRPr="00042923">
        <w:rPr>
          <w:i/>
          <w:iCs/>
          <w:noProof/>
          <w:lang w:val="en-GB"/>
        </w:rPr>
        <w:t>J. Hazard. Mater.</w:t>
      </w:r>
      <w:r w:rsidRPr="00042923">
        <w:rPr>
          <w:noProof/>
          <w:lang w:val="en-GB"/>
        </w:rPr>
        <w:t xml:space="preserve"> </w:t>
      </w:r>
      <w:r w:rsidRPr="00042923">
        <w:rPr>
          <w:b/>
          <w:bCs/>
          <w:noProof/>
          <w:lang w:val="en-GB"/>
        </w:rPr>
        <w:t>405</w:t>
      </w:r>
      <w:r w:rsidRPr="00042923">
        <w:rPr>
          <w:noProof/>
          <w:lang w:val="en-GB"/>
        </w:rPr>
        <w:t>, 124028 (2021).</w:t>
      </w:r>
    </w:p>
    <w:p w14:paraId="1C26F787"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46. </w:t>
      </w:r>
      <w:r w:rsidRPr="00042923">
        <w:rPr>
          <w:noProof/>
          <w:lang w:val="en-GB"/>
        </w:rPr>
        <w:tab/>
        <w:t xml:space="preserve">S. Li, Q. Wang, H. Yu, L. Yang, Y. Sun, N. Xu, N. Wang, Z. Lei, J. Hou, Y. Jin, H. Zhang, L. Li, F. Xu, L. Zhang, Polystyrene microplastics induce blood–testis barrier disruption regulated by the MAPK-Nrf2 signaling pathway in rats. </w:t>
      </w:r>
      <w:r w:rsidRPr="00042923">
        <w:rPr>
          <w:i/>
          <w:iCs/>
          <w:noProof/>
          <w:lang w:val="en-GB"/>
        </w:rPr>
        <w:t>Environ. Sci. Pollut. Res.</w:t>
      </w:r>
      <w:r w:rsidRPr="00042923">
        <w:rPr>
          <w:noProof/>
          <w:lang w:val="en-GB"/>
        </w:rPr>
        <w:t xml:space="preserve"> </w:t>
      </w:r>
      <w:r w:rsidRPr="00042923">
        <w:rPr>
          <w:b/>
          <w:bCs/>
          <w:noProof/>
          <w:lang w:val="en-GB"/>
        </w:rPr>
        <w:t>28</w:t>
      </w:r>
      <w:r w:rsidRPr="00042923">
        <w:rPr>
          <w:noProof/>
          <w:lang w:val="en-GB"/>
        </w:rPr>
        <w:t>, 47921–47931 (2021).</w:t>
      </w:r>
    </w:p>
    <w:p w14:paraId="1DF2C698"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47. </w:t>
      </w:r>
      <w:r w:rsidRPr="00042923">
        <w:rPr>
          <w:noProof/>
          <w:lang w:val="en-GB"/>
        </w:rPr>
        <w:tab/>
        <w:t xml:space="preserve">Y. Deng, Z. Yan, R. Shen, Y. Huang, H. Ren, Y. Zhang, Enhanced reproductive toxicities induced by phthalates contaminated microplastics in male mice (Mus musculus). </w:t>
      </w:r>
      <w:r w:rsidRPr="00042923">
        <w:rPr>
          <w:i/>
          <w:iCs/>
          <w:noProof/>
          <w:lang w:val="en-GB"/>
        </w:rPr>
        <w:t>J. Hazard. Mater.</w:t>
      </w:r>
      <w:r w:rsidRPr="00042923">
        <w:rPr>
          <w:noProof/>
          <w:lang w:val="en-GB"/>
        </w:rPr>
        <w:t xml:space="preserve"> </w:t>
      </w:r>
      <w:r w:rsidRPr="00042923">
        <w:rPr>
          <w:b/>
          <w:bCs/>
          <w:noProof/>
          <w:lang w:val="en-GB"/>
        </w:rPr>
        <w:t>406</w:t>
      </w:r>
      <w:r w:rsidRPr="00042923">
        <w:rPr>
          <w:noProof/>
          <w:lang w:val="en-GB"/>
        </w:rPr>
        <w:t>, 124644 (2021).</w:t>
      </w:r>
    </w:p>
    <w:p w14:paraId="05B972D0"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48. </w:t>
      </w:r>
      <w:r w:rsidRPr="00042923">
        <w:rPr>
          <w:noProof/>
          <w:lang w:val="en-GB"/>
        </w:rPr>
        <w:tab/>
        <w:t xml:space="preserve">J. C. Prata, I. F. Sequeira, S. S. Monteiro, A. L. P. Silva, J. P. da Costa, P. Dias-Pereira, A. J. S. Fernandes, F. M. da Costa, A. C. Duarte, T. Rocha-Santos, Preparation of biological samples for microplastic identification by Nile Red. </w:t>
      </w:r>
      <w:r w:rsidRPr="00042923">
        <w:rPr>
          <w:i/>
          <w:iCs/>
          <w:noProof/>
          <w:lang w:val="en-GB"/>
        </w:rPr>
        <w:t>Sci. Total Environ.</w:t>
      </w:r>
      <w:r w:rsidRPr="00042923">
        <w:rPr>
          <w:noProof/>
          <w:lang w:val="en-GB"/>
        </w:rPr>
        <w:t xml:space="preserve"> </w:t>
      </w:r>
      <w:r w:rsidRPr="00042923">
        <w:rPr>
          <w:b/>
          <w:bCs/>
          <w:noProof/>
          <w:lang w:val="en-GB"/>
        </w:rPr>
        <w:t>783</w:t>
      </w:r>
      <w:r w:rsidRPr="00042923">
        <w:rPr>
          <w:noProof/>
          <w:lang w:val="en-GB"/>
        </w:rPr>
        <w:t xml:space="preserve">, 147065 </w:t>
      </w:r>
      <w:r w:rsidRPr="00042923">
        <w:rPr>
          <w:noProof/>
          <w:lang w:val="en-GB"/>
        </w:rPr>
        <w:lastRenderedPageBreak/>
        <w:t>(2021).</w:t>
      </w:r>
    </w:p>
    <w:p w14:paraId="367654E1"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49. </w:t>
      </w:r>
      <w:r w:rsidRPr="00042923">
        <w:rPr>
          <w:noProof/>
          <w:lang w:val="en-GB"/>
        </w:rPr>
        <w:tab/>
        <w:t xml:space="preserve">F. Collard, B. Gilbert, G. Eppe, E. Parmentier, K. Das, Detection of Anthropogenic Particles in Fish Stomachs: An Isolation Method Adapted to Identification by Raman Spectroscopy. </w:t>
      </w:r>
      <w:r w:rsidRPr="00042923">
        <w:rPr>
          <w:i/>
          <w:iCs/>
          <w:noProof/>
          <w:lang w:val="en-GB"/>
        </w:rPr>
        <w:t>Arch. Environ. Contam. Toxicol.</w:t>
      </w:r>
      <w:r w:rsidRPr="00042923">
        <w:rPr>
          <w:noProof/>
          <w:lang w:val="en-GB"/>
        </w:rPr>
        <w:t xml:space="preserve"> </w:t>
      </w:r>
      <w:r w:rsidRPr="00042923">
        <w:rPr>
          <w:b/>
          <w:bCs/>
          <w:noProof/>
          <w:lang w:val="en-GB"/>
        </w:rPr>
        <w:t>69</w:t>
      </w:r>
      <w:r w:rsidRPr="00042923">
        <w:rPr>
          <w:noProof/>
          <w:lang w:val="en-GB"/>
        </w:rPr>
        <w:t>, 331–339 (2015).</w:t>
      </w:r>
    </w:p>
    <w:p w14:paraId="74A301DE"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50. </w:t>
      </w:r>
      <w:r w:rsidRPr="00042923">
        <w:rPr>
          <w:noProof/>
          <w:lang w:val="en-GB"/>
        </w:rPr>
        <w:tab/>
        <w:t xml:space="preserve">P. Pfohl, C. Roth, L. Meyer, U. Heinemeyer, T. Gruendling, C. Lang, N. Nestle, T. Hofmann, W. Wohlleben, S. Jessl, Microplastic extraction protocols can impact the polymer structure. </w:t>
      </w:r>
      <w:r w:rsidRPr="00042923">
        <w:rPr>
          <w:i/>
          <w:iCs/>
          <w:noProof/>
          <w:lang w:val="en-GB"/>
        </w:rPr>
        <w:t>Microplastics and Nanoplastics</w:t>
      </w:r>
      <w:r w:rsidRPr="00042923">
        <w:rPr>
          <w:noProof/>
          <w:lang w:val="en-GB"/>
        </w:rPr>
        <w:t xml:space="preserve">. </w:t>
      </w:r>
      <w:r w:rsidRPr="00042923">
        <w:rPr>
          <w:b/>
          <w:bCs/>
          <w:noProof/>
          <w:lang w:val="en-GB"/>
        </w:rPr>
        <w:t>1</w:t>
      </w:r>
      <w:r w:rsidRPr="00042923">
        <w:rPr>
          <w:noProof/>
          <w:lang w:val="en-GB"/>
        </w:rPr>
        <w:t>, 1–13 (2021).</w:t>
      </w:r>
    </w:p>
    <w:p w14:paraId="2C8BA274"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51. </w:t>
      </w:r>
      <w:r w:rsidRPr="00042923">
        <w:rPr>
          <w:noProof/>
          <w:lang w:val="en-GB"/>
        </w:rPr>
        <w:tab/>
        <w:t xml:space="preserve">Y. S. Ibrahim, S. Tuan Anuar, A. A. Azmi, W. M. A. Wan Mohd Khalik, S. Lehata, S. R. Hamzah, D. Ismail, Z. F. Ma, A. Dzulkarnaen, Z. Zakaria, N. Mustaffa, S. E. Tuan Sharif, Y. Y. Lee, Detection of microplastics in human colectomy specimens. </w:t>
      </w:r>
      <w:r w:rsidRPr="00042923">
        <w:rPr>
          <w:i/>
          <w:iCs/>
          <w:noProof/>
          <w:lang w:val="en-GB"/>
        </w:rPr>
        <w:t>JGH Open</w:t>
      </w:r>
      <w:r w:rsidRPr="00042923">
        <w:rPr>
          <w:noProof/>
          <w:lang w:val="en-GB"/>
        </w:rPr>
        <w:t xml:space="preserve">. </w:t>
      </w:r>
      <w:r w:rsidRPr="00042923">
        <w:rPr>
          <w:b/>
          <w:bCs/>
          <w:noProof/>
          <w:lang w:val="en-GB"/>
        </w:rPr>
        <w:t>5</w:t>
      </w:r>
      <w:r w:rsidRPr="00042923">
        <w:rPr>
          <w:noProof/>
          <w:lang w:val="en-GB"/>
        </w:rPr>
        <w:t>, 116–121 (2021).</w:t>
      </w:r>
    </w:p>
    <w:p w14:paraId="03E3F8E9"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52. </w:t>
      </w:r>
      <w:r w:rsidRPr="00042923">
        <w:rPr>
          <w:noProof/>
          <w:lang w:val="en-GB"/>
        </w:rPr>
        <w:tab/>
        <w:t xml:space="preserve">P. Schwabl, S. Köppel, P. Königshofer, T. Bucsics, M. Trauner, T. Reiberger, B. Liebmann, Detection of Various Microplastics in Human Stool. </w:t>
      </w:r>
      <w:r w:rsidRPr="00042923">
        <w:rPr>
          <w:i/>
          <w:iCs/>
          <w:noProof/>
          <w:lang w:val="en-GB"/>
        </w:rPr>
        <w:t>Ann. Intern. Med.</w:t>
      </w:r>
      <w:r w:rsidRPr="00042923">
        <w:rPr>
          <w:noProof/>
          <w:lang w:val="en-GB"/>
        </w:rPr>
        <w:t xml:space="preserve"> </w:t>
      </w:r>
      <w:r w:rsidRPr="00042923">
        <w:rPr>
          <w:b/>
          <w:bCs/>
          <w:noProof/>
          <w:lang w:val="en-GB"/>
        </w:rPr>
        <w:t>171</w:t>
      </w:r>
      <w:r w:rsidRPr="00042923">
        <w:rPr>
          <w:noProof/>
          <w:lang w:val="en-GB"/>
        </w:rPr>
        <w:t>, 453 (2019).</w:t>
      </w:r>
    </w:p>
    <w:p w14:paraId="5BD0C208" w14:textId="77777777" w:rsidR="00CF3D3B" w:rsidRPr="00042923" w:rsidRDefault="00CF3D3B" w:rsidP="00CF3D3B">
      <w:pPr>
        <w:widowControl w:val="0"/>
        <w:autoSpaceDE w:val="0"/>
        <w:autoSpaceDN w:val="0"/>
        <w:adjustRightInd w:val="0"/>
        <w:ind w:left="640" w:hanging="640"/>
        <w:rPr>
          <w:noProof/>
          <w:lang w:val="en-GB"/>
        </w:rPr>
      </w:pPr>
      <w:r w:rsidRPr="00042923">
        <w:rPr>
          <w:noProof/>
          <w:lang w:val="en-GB"/>
        </w:rPr>
        <w:t xml:space="preserve">53. </w:t>
      </w:r>
      <w:r w:rsidRPr="00042923">
        <w:rPr>
          <w:noProof/>
          <w:lang w:val="en-GB"/>
        </w:rPr>
        <w:tab/>
        <w:t xml:space="preserve">L. S. de Castro, P. M. de Assis, A. F. P. Siqueira, T. R. S. Hamilton, C. M. Mendes, J. D. A. Losano, M. Nichi, J. A. Visintin, M. E. O. A. Assumpção, Sperm Oxidative Stress Is Detrimental to Embryo Development: A Dose-Dependent Study Model and a New and More Sensitive Oxidative Status Evaluation. </w:t>
      </w:r>
      <w:r w:rsidRPr="00042923">
        <w:rPr>
          <w:i/>
          <w:iCs/>
          <w:noProof/>
          <w:lang w:val="en-GB"/>
        </w:rPr>
        <w:t>Oxid. Med. Cell. Longev.</w:t>
      </w:r>
      <w:r w:rsidRPr="00042923">
        <w:rPr>
          <w:noProof/>
          <w:lang w:val="en-GB"/>
        </w:rPr>
        <w:t xml:space="preserve"> </w:t>
      </w:r>
      <w:r w:rsidRPr="00042923">
        <w:rPr>
          <w:b/>
          <w:bCs/>
          <w:noProof/>
          <w:lang w:val="en-GB"/>
        </w:rPr>
        <w:t>2016</w:t>
      </w:r>
      <w:r w:rsidRPr="00042923">
        <w:rPr>
          <w:noProof/>
          <w:lang w:val="en-GB"/>
        </w:rPr>
        <w:t>, 1–12 (2016).</w:t>
      </w:r>
    </w:p>
    <w:p w14:paraId="33A87E40" w14:textId="72B0A05E" w:rsidR="00C87457" w:rsidRPr="00042923" w:rsidRDefault="00C87457" w:rsidP="00CF3D3B">
      <w:pPr>
        <w:widowControl w:val="0"/>
        <w:autoSpaceDE w:val="0"/>
        <w:autoSpaceDN w:val="0"/>
        <w:adjustRightInd w:val="0"/>
        <w:ind w:left="640" w:hanging="640"/>
        <w:rPr>
          <w:lang w:val="en-GB"/>
        </w:rPr>
      </w:pPr>
      <w:r w:rsidRPr="00042923">
        <w:rPr>
          <w:lang w:val="en-GB"/>
        </w:rPr>
        <w:fldChar w:fldCharType="end"/>
      </w:r>
    </w:p>
    <w:p w14:paraId="5A6A4AB1" w14:textId="77777777" w:rsidR="00B9057C" w:rsidRPr="00042923" w:rsidRDefault="00B9057C" w:rsidP="00AC2069">
      <w:pPr>
        <w:pStyle w:val="Referencesandnotes"/>
        <w:spacing w:before="0"/>
        <w:ind w:left="360" w:firstLine="0"/>
        <w:rPr>
          <w:color w:val="000000"/>
          <w:lang w:val="en-GB"/>
        </w:rPr>
      </w:pPr>
    </w:p>
    <w:p w14:paraId="3AC05EC3" w14:textId="77777777" w:rsidR="007E1FBC" w:rsidRPr="00042923" w:rsidRDefault="007E1FBC" w:rsidP="00AC2069">
      <w:pPr>
        <w:pStyle w:val="Acknowledgement"/>
        <w:spacing w:before="0"/>
        <w:rPr>
          <w:b/>
          <w:lang w:val="en-GB"/>
        </w:rPr>
      </w:pPr>
    </w:p>
    <w:p w14:paraId="1EA81CEE" w14:textId="229275FA" w:rsidR="002542CA" w:rsidRPr="00042923" w:rsidRDefault="004A10BE" w:rsidP="0055277A">
      <w:pPr>
        <w:pStyle w:val="Acknowledgement"/>
        <w:spacing w:before="0"/>
        <w:rPr>
          <w:b/>
          <w:lang w:val="en-GB"/>
        </w:rPr>
      </w:pPr>
      <w:r w:rsidRPr="00042923">
        <w:rPr>
          <w:b/>
          <w:lang w:val="en-GB"/>
        </w:rPr>
        <w:t>Acknowledgments</w:t>
      </w:r>
    </w:p>
    <w:p w14:paraId="0C2DB4FF" w14:textId="3375466E" w:rsidR="00BB0B78" w:rsidRPr="00042923" w:rsidRDefault="002542CA" w:rsidP="0055277A">
      <w:pPr>
        <w:pStyle w:val="Acknowledgement"/>
        <w:ind w:firstLine="0"/>
        <w:rPr>
          <w:lang w:val="en-GB"/>
        </w:rPr>
      </w:pPr>
      <w:r w:rsidRPr="00042923">
        <w:rPr>
          <w:b/>
          <w:lang w:val="en-GB"/>
        </w:rPr>
        <w:t>Funding:</w:t>
      </w:r>
      <w:r w:rsidRPr="00042923">
        <w:rPr>
          <w:lang w:val="en-GB"/>
        </w:rPr>
        <w:t xml:space="preserve"> </w:t>
      </w:r>
      <w:r w:rsidR="0055277A" w:rsidRPr="00042923">
        <w:rPr>
          <w:lang w:val="en-GB"/>
        </w:rPr>
        <w:t xml:space="preserve">This research was supported by LMUexcellent, funded by the Federal Ministry of Education and Research (BMBF) and the Free State of Bavaria under the Excellence Strategy of the Federal Government and the Länder. </w:t>
      </w:r>
      <w:r w:rsidR="00BB0B78" w:rsidRPr="00042923">
        <w:rPr>
          <w:lang w:val="en-GB"/>
        </w:rPr>
        <w:t>MAMMF was</w:t>
      </w:r>
      <w:r w:rsidR="0055277A" w:rsidRPr="00042923">
        <w:rPr>
          <w:lang w:val="en-GB"/>
        </w:rPr>
        <w:t xml:space="preserve"> also</w:t>
      </w:r>
      <w:r w:rsidR="00BB0B78" w:rsidRPr="00042923">
        <w:rPr>
          <w:lang w:val="en-GB"/>
        </w:rPr>
        <w:t xml:space="preserve"> supported by the Alexander von Humboldt Foundation in the framework of the Sofja Kovalevskaja Award endowed by the German Federal Ministry of Education and Research. </w:t>
      </w:r>
    </w:p>
    <w:p w14:paraId="52205F99" w14:textId="658CE0DB" w:rsidR="00BB0B78" w:rsidRPr="00042923" w:rsidRDefault="00BB0B78" w:rsidP="002542CA">
      <w:pPr>
        <w:pStyle w:val="Acknowledgement"/>
        <w:spacing w:before="0"/>
        <w:ind w:firstLine="0"/>
        <w:rPr>
          <w:lang w:val="en-GB"/>
        </w:rPr>
      </w:pPr>
      <w:r w:rsidRPr="00042923">
        <w:rPr>
          <w:lang w:val="en-GB"/>
        </w:rPr>
        <w:t>NSERC Discovery Grant RGPIN-2021-02758 (MJN)</w:t>
      </w:r>
    </w:p>
    <w:p w14:paraId="5D9D19CA" w14:textId="77777777" w:rsidR="002542CA" w:rsidRPr="00042923" w:rsidRDefault="002542CA" w:rsidP="0055277A">
      <w:pPr>
        <w:pStyle w:val="Acknowledgement"/>
        <w:spacing w:before="0"/>
        <w:ind w:left="0" w:firstLine="0"/>
        <w:rPr>
          <w:b/>
          <w:lang w:val="en-GB"/>
        </w:rPr>
      </w:pPr>
    </w:p>
    <w:p w14:paraId="530091B7" w14:textId="77C571CD" w:rsidR="002542CA" w:rsidRPr="00042923" w:rsidRDefault="002542CA" w:rsidP="008B3B38">
      <w:pPr>
        <w:pStyle w:val="Acknowledgement"/>
        <w:spacing w:before="0"/>
        <w:ind w:firstLine="0"/>
        <w:rPr>
          <w:lang w:val="en-GB"/>
        </w:rPr>
      </w:pPr>
      <w:r w:rsidRPr="00042923">
        <w:rPr>
          <w:b/>
          <w:lang w:val="en-GB"/>
        </w:rPr>
        <w:t>Author contributions:</w:t>
      </w:r>
      <w:r w:rsidRPr="00042923">
        <w:rPr>
          <w:lang w:val="en-GB"/>
        </w:rPr>
        <w:t xml:space="preserve"> Conceptualization: </w:t>
      </w:r>
      <w:r w:rsidR="005645CB" w:rsidRPr="00042923">
        <w:rPr>
          <w:lang w:val="en-GB"/>
        </w:rPr>
        <w:t xml:space="preserve">MAMMF; </w:t>
      </w:r>
      <w:r w:rsidRPr="00042923">
        <w:rPr>
          <w:lang w:val="en-GB"/>
        </w:rPr>
        <w:t xml:space="preserve">Methodology: </w:t>
      </w:r>
      <w:r w:rsidR="005645CB" w:rsidRPr="00042923">
        <w:rPr>
          <w:lang w:val="en-GB"/>
        </w:rPr>
        <w:t>MAMMF</w:t>
      </w:r>
      <w:r w:rsidRPr="00042923">
        <w:rPr>
          <w:lang w:val="en-GB"/>
        </w:rPr>
        <w:t xml:space="preserve">, </w:t>
      </w:r>
      <w:r w:rsidR="005645CB" w:rsidRPr="00042923">
        <w:rPr>
          <w:lang w:val="en-GB"/>
        </w:rPr>
        <w:t>NGR</w:t>
      </w:r>
      <w:r w:rsidRPr="00042923">
        <w:rPr>
          <w:lang w:val="en-GB"/>
        </w:rPr>
        <w:t xml:space="preserve">, </w:t>
      </w:r>
      <w:r w:rsidR="005645CB" w:rsidRPr="00042923">
        <w:rPr>
          <w:lang w:val="en-GB"/>
        </w:rPr>
        <w:t>TF</w:t>
      </w:r>
      <w:r w:rsidR="008B3B38" w:rsidRPr="00042923">
        <w:rPr>
          <w:lang w:val="en-GB"/>
        </w:rPr>
        <w:t xml:space="preserve">, JS, </w:t>
      </w:r>
      <w:r w:rsidR="004F57B5" w:rsidRPr="00042923">
        <w:rPr>
          <w:lang w:val="en-GB"/>
        </w:rPr>
        <w:t>MJN</w:t>
      </w:r>
      <w:r w:rsidR="005645CB" w:rsidRPr="00042923">
        <w:rPr>
          <w:lang w:val="en-GB"/>
        </w:rPr>
        <w:t xml:space="preserve">; </w:t>
      </w:r>
      <w:r w:rsidRPr="00042923">
        <w:rPr>
          <w:lang w:val="en-GB"/>
        </w:rPr>
        <w:t xml:space="preserve">Investigation: </w:t>
      </w:r>
      <w:r w:rsidR="005645CB" w:rsidRPr="00042923">
        <w:rPr>
          <w:lang w:val="en-GB"/>
        </w:rPr>
        <w:t>NGR</w:t>
      </w:r>
      <w:r w:rsidRPr="00042923">
        <w:rPr>
          <w:lang w:val="en-GB"/>
        </w:rPr>
        <w:t xml:space="preserve">, </w:t>
      </w:r>
      <w:r w:rsidR="005645CB" w:rsidRPr="00042923">
        <w:rPr>
          <w:lang w:val="en-GB"/>
        </w:rPr>
        <w:t>RF</w:t>
      </w:r>
      <w:r w:rsidRPr="00042923">
        <w:rPr>
          <w:lang w:val="en-GB"/>
        </w:rPr>
        <w:t xml:space="preserve">, </w:t>
      </w:r>
      <w:r w:rsidR="005645CB" w:rsidRPr="00042923">
        <w:rPr>
          <w:lang w:val="en-GB"/>
        </w:rPr>
        <w:t xml:space="preserve">RR, JS; </w:t>
      </w:r>
      <w:r w:rsidRPr="00042923">
        <w:rPr>
          <w:lang w:val="en-GB"/>
        </w:rPr>
        <w:t xml:space="preserve">Supervision: </w:t>
      </w:r>
      <w:r w:rsidR="005645CB" w:rsidRPr="00042923">
        <w:rPr>
          <w:lang w:val="en-GB"/>
        </w:rPr>
        <w:t>MAMMF</w:t>
      </w:r>
      <w:r w:rsidRPr="00042923">
        <w:rPr>
          <w:lang w:val="en-GB"/>
        </w:rPr>
        <w:t xml:space="preserve">, </w:t>
      </w:r>
      <w:r w:rsidR="005645CB" w:rsidRPr="00042923">
        <w:rPr>
          <w:lang w:val="en-GB"/>
        </w:rPr>
        <w:t>MJN</w:t>
      </w:r>
      <w:r w:rsidR="00726EB3" w:rsidRPr="00042923">
        <w:rPr>
          <w:lang w:val="en-GB"/>
        </w:rPr>
        <w:t>, TF</w:t>
      </w:r>
      <w:r w:rsidR="005645CB" w:rsidRPr="00042923">
        <w:rPr>
          <w:lang w:val="en-GB"/>
        </w:rPr>
        <w:t xml:space="preserve">; </w:t>
      </w:r>
      <w:r w:rsidRPr="00042923">
        <w:rPr>
          <w:lang w:val="en-GB"/>
        </w:rPr>
        <w:t xml:space="preserve">Writing—original draft: </w:t>
      </w:r>
      <w:r w:rsidR="005645CB" w:rsidRPr="00042923">
        <w:rPr>
          <w:lang w:val="en-GB"/>
        </w:rPr>
        <w:t>NGR</w:t>
      </w:r>
      <w:r w:rsidRPr="00042923">
        <w:rPr>
          <w:lang w:val="en-GB"/>
        </w:rPr>
        <w:t xml:space="preserve">, </w:t>
      </w:r>
      <w:r w:rsidR="005645CB" w:rsidRPr="00042923">
        <w:rPr>
          <w:lang w:val="en-GB"/>
        </w:rPr>
        <w:t xml:space="preserve">MAMMF; </w:t>
      </w:r>
      <w:r w:rsidRPr="00042923">
        <w:rPr>
          <w:lang w:val="en-GB"/>
        </w:rPr>
        <w:t xml:space="preserve">Writing—review &amp; editing: </w:t>
      </w:r>
      <w:r w:rsidR="004F57B5" w:rsidRPr="00042923">
        <w:rPr>
          <w:lang w:val="en-GB"/>
        </w:rPr>
        <w:t>all authors</w:t>
      </w:r>
      <w:r w:rsidR="008B3B38" w:rsidRPr="00042923">
        <w:rPr>
          <w:lang w:val="en-GB"/>
        </w:rPr>
        <w:t>.</w:t>
      </w:r>
    </w:p>
    <w:p w14:paraId="57E304A0" w14:textId="77777777" w:rsidR="002542CA" w:rsidRPr="00042923" w:rsidRDefault="002542CA" w:rsidP="002542CA">
      <w:pPr>
        <w:pStyle w:val="Acknowledgement"/>
        <w:spacing w:before="0"/>
        <w:ind w:firstLine="0"/>
        <w:rPr>
          <w:lang w:val="en-GB"/>
        </w:rPr>
      </w:pPr>
    </w:p>
    <w:p w14:paraId="3B356496" w14:textId="474AEB5F" w:rsidR="002542CA" w:rsidRPr="00042923" w:rsidRDefault="002542CA" w:rsidP="002542CA">
      <w:pPr>
        <w:pStyle w:val="Acknowledgement"/>
        <w:spacing w:before="0"/>
        <w:ind w:firstLine="0"/>
        <w:rPr>
          <w:lang w:val="en-GB"/>
        </w:rPr>
      </w:pPr>
      <w:r w:rsidRPr="00042923">
        <w:rPr>
          <w:b/>
          <w:lang w:val="en-GB"/>
        </w:rPr>
        <w:t>Competing interests:</w:t>
      </w:r>
      <w:r w:rsidRPr="00042923">
        <w:rPr>
          <w:lang w:val="en-GB"/>
        </w:rPr>
        <w:t xml:space="preserve"> Authors declare that they have no competing interests</w:t>
      </w:r>
      <w:r w:rsidR="005645CB" w:rsidRPr="00042923">
        <w:rPr>
          <w:lang w:val="en-GB"/>
        </w:rPr>
        <w:t>.</w:t>
      </w:r>
    </w:p>
    <w:p w14:paraId="0A60AF01" w14:textId="77777777" w:rsidR="002542CA" w:rsidRPr="00042923" w:rsidRDefault="002542CA" w:rsidP="002542CA">
      <w:pPr>
        <w:pStyle w:val="Acknowledgement"/>
        <w:spacing w:before="0"/>
        <w:ind w:firstLine="0"/>
        <w:rPr>
          <w:b/>
          <w:lang w:val="en-GB"/>
        </w:rPr>
      </w:pPr>
    </w:p>
    <w:p w14:paraId="5AD9C35B" w14:textId="3B764B7F" w:rsidR="004A10BE" w:rsidRPr="00042923" w:rsidRDefault="002542CA" w:rsidP="002542CA">
      <w:pPr>
        <w:pStyle w:val="Acknowledgement"/>
        <w:spacing w:before="0"/>
        <w:ind w:firstLine="0"/>
        <w:rPr>
          <w:b/>
          <w:lang w:val="en-GB"/>
        </w:rPr>
      </w:pPr>
      <w:r w:rsidRPr="00042923">
        <w:rPr>
          <w:b/>
          <w:lang w:val="en-GB"/>
        </w:rPr>
        <w:t>Data and materials availability:</w:t>
      </w:r>
      <w:r w:rsidRPr="00042923">
        <w:rPr>
          <w:lang w:val="en-GB"/>
        </w:rPr>
        <w:t xml:space="preserve"> All data are available in the main text or the supplementary materials.</w:t>
      </w:r>
      <w:r w:rsidR="003100AC" w:rsidRPr="00042923">
        <w:rPr>
          <w:lang w:val="en-GB"/>
        </w:rPr>
        <w:t xml:space="preserve"> Proteomics data was deposited on XXX, access via: ZZZ.</w:t>
      </w:r>
    </w:p>
    <w:p w14:paraId="6F2851A6" w14:textId="77777777" w:rsidR="007E1FBC" w:rsidRPr="00042923" w:rsidRDefault="007E1FBC" w:rsidP="00AC2069">
      <w:pPr>
        <w:pStyle w:val="Acknowledgement"/>
        <w:spacing w:before="0"/>
        <w:rPr>
          <w:b/>
          <w:lang w:val="en-GB"/>
        </w:rPr>
      </w:pPr>
    </w:p>
    <w:p w14:paraId="78D1341A" w14:textId="77777777" w:rsidR="004A10BE" w:rsidRPr="00042923" w:rsidRDefault="004A10BE" w:rsidP="00AC2069">
      <w:pPr>
        <w:pStyle w:val="Acknowledgement"/>
        <w:spacing w:before="0"/>
        <w:rPr>
          <w:lang w:val="en-GB"/>
        </w:rPr>
      </w:pPr>
      <w:r w:rsidRPr="00042923">
        <w:rPr>
          <w:b/>
          <w:lang w:val="en-GB"/>
        </w:rPr>
        <w:t>Figures</w:t>
      </w:r>
      <w:r w:rsidR="008B601B" w:rsidRPr="00042923">
        <w:rPr>
          <w:b/>
          <w:lang w:val="en-GB"/>
        </w:rPr>
        <w:t xml:space="preserve"> and Tables</w:t>
      </w:r>
    </w:p>
    <w:p w14:paraId="0F232916" w14:textId="77777777" w:rsidR="00A04CD2" w:rsidRPr="00042923" w:rsidRDefault="00A04CD2" w:rsidP="00AC2069">
      <w:pPr>
        <w:pStyle w:val="Acknowledgement"/>
        <w:spacing w:before="0"/>
        <w:ind w:firstLine="0"/>
        <w:rPr>
          <w:lang w:val="en-GB"/>
        </w:rPr>
      </w:pPr>
    </w:p>
    <w:p w14:paraId="66BB0304" w14:textId="200938C7" w:rsidR="0020562D" w:rsidRPr="00042923" w:rsidDel="009649F7" w:rsidRDefault="005373ED" w:rsidP="00F63402">
      <w:pPr>
        <w:pStyle w:val="Acknowledgement"/>
        <w:spacing w:before="0"/>
        <w:ind w:left="1440"/>
        <w:jc w:val="center"/>
        <w:rPr>
          <w:moveFrom w:id="426" w:author="mnoonan" w:date="2022-08-25T15:26:00Z"/>
          <w:b/>
          <w:lang w:val="en-GB"/>
        </w:rPr>
      </w:pPr>
      <w:moveFromRangeStart w:id="427" w:author="mnoonan" w:date="2022-08-25T15:26:00Z" w:name="move112333616"/>
      <w:moveFrom w:id="428" w:author="mnoonan" w:date="2022-08-25T15:26:00Z">
        <w:r w:rsidDel="009649F7">
          <w:rPr>
            <w:b/>
            <w:noProof/>
            <w:lang w:val="en-GB"/>
          </w:rPr>
          <w:drawing>
            <wp:inline distT="0" distB="0" distL="0" distR="0" wp14:anchorId="534970BC" wp14:editId="659E7165">
              <wp:extent cx="5704514" cy="3657600"/>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3143" cy="3682368"/>
                      </a:xfrm>
                      <a:prstGeom prst="rect">
                        <a:avLst/>
                      </a:prstGeom>
                    </pic:spPr>
                  </pic:pic>
                </a:graphicData>
              </a:graphic>
            </wp:inline>
          </w:drawing>
        </w:r>
      </w:moveFrom>
    </w:p>
    <w:p w14:paraId="52EBFA45" w14:textId="7310990D" w:rsidR="004A10BE" w:rsidRPr="00E00C8C" w:rsidDel="009649F7" w:rsidRDefault="004A10BE" w:rsidP="00AC2069">
      <w:pPr>
        <w:pStyle w:val="Acknowledgement"/>
        <w:spacing w:before="0"/>
        <w:ind w:left="1440"/>
        <w:rPr>
          <w:moveFrom w:id="429" w:author="mnoonan" w:date="2022-08-25T15:26:00Z"/>
        </w:rPr>
      </w:pPr>
      <w:moveFrom w:id="430" w:author="mnoonan" w:date="2022-08-25T15:26:00Z">
        <w:r w:rsidRPr="00042923" w:rsidDel="009649F7">
          <w:rPr>
            <w:b/>
            <w:lang w:val="en-GB"/>
          </w:rPr>
          <w:t>Fig. 1.</w:t>
        </w:r>
        <w:r w:rsidRPr="00042923" w:rsidDel="009649F7">
          <w:rPr>
            <w:lang w:val="en-GB"/>
          </w:rPr>
          <w:t xml:space="preserve"> </w:t>
        </w:r>
        <w:r w:rsidR="005373ED" w:rsidDel="009649F7">
          <w:rPr>
            <w:b/>
            <w:lang w:val="en-GB"/>
          </w:rPr>
          <w:t>MPs detected in follicular fluid and its effects on oocyte IVM</w:t>
        </w:r>
        <w:r w:rsidR="008573F1" w:rsidRPr="00042923" w:rsidDel="009649F7">
          <w:rPr>
            <w:b/>
            <w:lang w:val="en-GB"/>
          </w:rPr>
          <w:t>.</w:t>
        </w:r>
        <w:r w:rsidR="008573F1" w:rsidRPr="00042923" w:rsidDel="009649F7">
          <w:rPr>
            <w:lang w:val="en-GB"/>
          </w:rPr>
          <w:t xml:space="preserve"> </w:t>
        </w:r>
        <w:r w:rsidR="005373ED" w:rsidDel="009649F7">
          <w:rPr>
            <w:lang w:val="en-GB"/>
          </w:rPr>
          <w:t>(</w:t>
        </w:r>
        <w:r w:rsidR="005373ED" w:rsidRPr="005373ED" w:rsidDel="009649F7">
          <w:rPr>
            <w:b/>
            <w:bCs/>
            <w:lang w:val="en-GB"/>
          </w:rPr>
          <w:t>A</w:t>
        </w:r>
        <w:r w:rsidR="005373ED" w:rsidDel="009649F7">
          <w:rPr>
            <w:lang w:val="en-GB"/>
          </w:rPr>
          <w:t xml:space="preserve">) </w:t>
        </w:r>
        <w:r w:rsidR="00BC3E70" w:rsidDel="009649F7">
          <w:rPr>
            <w:lang w:val="en-GB"/>
          </w:rPr>
          <w:t>Polymer c</w:t>
        </w:r>
        <w:r w:rsidR="005373ED" w:rsidDel="009649F7">
          <w:rPr>
            <w:lang w:val="en-GB"/>
          </w:rPr>
          <w:t>omposition of MPs detected in follicular fluid by confocal Raman spectroscopy. The number of MPs were adjusted to the number of particles detected in the wate</w:t>
        </w:r>
        <w:r w:rsidR="00BC3E70" w:rsidDel="009649F7">
          <w:rPr>
            <w:lang w:val="en-GB"/>
          </w:rPr>
          <w:t>r</w:t>
        </w:r>
        <w:r w:rsidR="005373ED" w:rsidDel="009649F7">
          <w:rPr>
            <w:lang w:val="en-GB"/>
          </w:rPr>
          <w:t xml:space="preserve"> control. (</w:t>
        </w:r>
        <w:r w:rsidR="005373ED" w:rsidRPr="005373ED" w:rsidDel="009649F7">
          <w:rPr>
            <w:b/>
            <w:bCs/>
            <w:lang w:val="en-GB"/>
          </w:rPr>
          <w:t>B</w:t>
        </w:r>
        <w:r w:rsidR="005373ED" w:rsidDel="009649F7">
          <w:rPr>
            <w:lang w:val="en-GB"/>
          </w:rPr>
          <w:t xml:space="preserve">) </w:t>
        </w:r>
        <w:r w:rsidR="00BC3E70" w:rsidDel="009649F7">
          <w:rPr>
            <w:lang w:val="en-GB"/>
          </w:rPr>
          <w:t xml:space="preserve">Effects of polystyrene of different sizes (0.3 and 1.1 </w:t>
        </w:r>
        <w:r w:rsidR="00BC3E70" w:rsidRPr="00042923" w:rsidDel="009649F7">
          <w:rPr>
            <w:lang w:val="en-GB"/>
          </w:rPr>
          <w:t>μm</w:t>
        </w:r>
        <w:r w:rsidR="00BC3E70" w:rsidDel="009649F7">
          <w:rPr>
            <w:lang w:val="en-GB"/>
          </w:rPr>
          <w:t xml:space="preserve">) on oocyte maturation </w:t>
        </w:r>
        <w:r w:rsidR="00BC3E70" w:rsidRPr="00BC3E70" w:rsidDel="009649F7">
          <w:rPr>
            <w:i/>
            <w:iCs/>
            <w:lang w:val="en-GB"/>
          </w:rPr>
          <w:t>in vitro</w:t>
        </w:r>
        <w:r w:rsidR="00BC3E70" w:rsidDel="009649F7">
          <w:rPr>
            <w:lang w:val="en-GB"/>
          </w:rPr>
          <w:t xml:space="preserve"> (24 h exposure), demonstrating the percentage of </w:t>
        </w:r>
        <w:r w:rsidR="00E00C8C" w:rsidDel="009649F7">
          <w:rPr>
            <w:lang w:val="en-GB"/>
          </w:rPr>
          <w:t xml:space="preserve">mature, degraded and broken zona pellucida oocytes with image examples of each stage characterization below the plot. </w:t>
        </w:r>
        <w:r w:rsidR="00E00C8C" w:rsidRPr="00E00C8C" w:rsidDel="009649F7">
          <w:t xml:space="preserve">The scatter plot in </w:t>
        </w:r>
        <w:r w:rsidR="00E00C8C" w:rsidDel="009649F7">
          <w:rPr>
            <w:lang w:val="en-GB"/>
          </w:rPr>
          <w:t>(</w:t>
        </w:r>
        <w:r w:rsidR="00E00C8C" w:rsidRPr="00E00C8C" w:rsidDel="009649F7">
          <w:rPr>
            <w:b/>
            <w:bCs/>
            <w:lang w:val="en-GB"/>
          </w:rPr>
          <w:t>C</w:t>
        </w:r>
        <w:r w:rsidR="00E00C8C" w:rsidDel="009649F7">
          <w:rPr>
            <w:lang w:val="en-GB"/>
          </w:rPr>
          <w:t xml:space="preserve">) </w:t>
        </w:r>
        <w:r w:rsidR="00E00C8C" w:rsidRPr="00E00C8C" w:rsidDel="009649F7">
          <w:rPr>
            <w:b/>
            <w:bCs/>
          </w:rPr>
          <w:t xml:space="preserve"> </w:t>
        </w:r>
        <w:r w:rsidR="00E00C8C" w:rsidRPr="00E00C8C" w:rsidDel="009649F7">
          <w:t xml:space="preserve">depicts the first two dimensions (Dim) of a principal component analysis (PCA) across the proximity matrix of a random forest model classifying </w:t>
        </w:r>
        <w:r w:rsidR="00E00C8C" w:rsidDel="009649F7">
          <w:t>oocytes exposed or not to MPs,</w:t>
        </w:r>
        <w:r w:rsidR="00E00C8C" w:rsidRPr="00E00C8C" w:rsidDel="009649F7">
          <w:t xml:space="preserve"> based on </w:t>
        </w:r>
        <w:r w:rsidR="00E00C8C" w:rsidDel="009649F7">
          <w:t>protein</w:t>
        </w:r>
        <w:r w:rsidR="00E00C8C" w:rsidRPr="00E00C8C" w:rsidDel="009649F7">
          <w:t xml:space="preserve"> expression profiles</w:t>
        </w:r>
        <w:r w:rsidR="00E00C8C" w:rsidDel="009649F7">
          <w:t>. Volcano plots depicting differently expressed proteins between (</w:t>
        </w:r>
        <w:r w:rsidR="00E00C8C" w:rsidRPr="00E00C8C" w:rsidDel="009649F7">
          <w:rPr>
            <w:b/>
            <w:bCs/>
          </w:rPr>
          <w:t>D</w:t>
        </w:r>
        <w:r w:rsidR="00E00C8C" w:rsidDel="009649F7">
          <w:t>) B1.1 and CT and (</w:t>
        </w:r>
        <w:r w:rsidR="00E00C8C" w:rsidRPr="00E00C8C" w:rsidDel="009649F7">
          <w:rPr>
            <w:b/>
            <w:bCs/>
          </w:rPr>
          <w:t>E</w:t>
        </w:r>
        <w:r w:rsidR="00E00C8C" w:rsidDel="009649F7">
          <w:t>) B0.3 and CT</w:t>
        </w:r>
        <w:r w:rsidR="00E17FA9" w:rsidDel="009649F7">
          <w:t xml:space="preserve"> incubated oocytes.</w:t>
        </w:r>
      </w:moveFrom>
    </w:p>
    <w:moveFromRangeEnd w:id="427"/>
    <w:p w14:paraId="0FDA852D" w14:textId="77777777" w:rsidR="00165297" w:rsidRPr="00042923" w:rsidRDefault="00165297" w:rsidP="00AC2069">
      <w:pPr>
        <w:pStyle w:val="Acknowledgement"/>
        <w:spacing w:before="0"/>
        <w:ind w:left="1440"/>
        <w:rPr>
          <w:b/>
          <w:lang w:val="en-GB"/>
        </w:rPr>
      </w:pPr>
    </w:p>
    <w:p w14:paraId="7C7BD49D" w14:textId="28F2E220" w:rsidR="00165297" w:rsidRPr="00042923" w:rsidRDefault="00165297" w:rsidP="00165297">
      <w:pPr>
        <w:pStyle w:val="Acknowledgement"/>
        <w:spacing w:before="0"/>
        <w:ind w:left="1440"/>
        <w:jc w:val="center"/>
        <w:rPr>
          <w:b/>
          <w:lang w:val="en-GB"/>
        </w:rPr>
      </w:pPr>
      <w:r w:rsidRPr="00042923">
        <w:rPr>
          <w:b/>
          <w:noProof/>
          <w:lang w:val="en-GB"/>
        </w:rPr>
        <w:lastRenderedPageBreak/>
        <w:drawing>
          <wp:inline distT="0" distB="0" distL="0" distR="0" wp14:anchorId="08D9A6DB" wp14:editId="1EBCB0B8">
            <wp:extent cx="2541447" cy="5328840"/>
            <wp:effectExtent l="0" t="0" r="0" b="571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4915" cy="5378046"/>
                    </a:xfrm>
                    <a:prstGeom prst="rect">
                      <a:avLst/>
                    </a:prstGeom>
                  </pic:spPr>
                </pic:pic>
              </a:graphicData>
            </a:graphic>
          </wp:inline>
        </w:drawing>
      </w:r>
    </w:p>
    <w:p w14:paraId="41ED1BA2" w14:textId="4692A6B2" w:rsidR="008573F1" w:rsidRPr="00042923" w:rsidRDefault="004A10BE" w:rsidP="00AC2069">
      <w:pPr>
        <w:pStyle w:val="Acknowledgement"/>
        <w:spacing w:before="0"/>
        <w:ind w:left="1440"/>
        <w:rPr>
          <w:lang w:val="en-GB"/>
        </w:rPr>
      </w:pPr>
      <w:r w:rsidRPr="00042923">
        <w:rPr>
          <w:b/>
          <w:lang w:val="en-GB"/>
        </w:rPr>
        <w:t>Fig. 2.</w:t>
      </w:r>
      <w:r w:rsidRPr="00042923">
        <w:rPr>
          <w:lang w:val="en-GB"/>
        </w:rPr>
        <w:t xml:space="preserve"> </w:t>
      </w:r>
      <w:r w:rsidR="00E17FA9" w:rsidRPr="00E17FA9">
        <w:rPr>
          <w:b/>
          <w:bCs/>
          <w:lang w:val="en-GB"/>
        </w:rPr>
        <w:t xml:space="preserve">Polystyrene </w:t>
      </w:r>
      <w:r w:rsidR="00E17FA9">
        <w:rPr>
          <w:b/>
          <w:lang w:val="en-GB"/>
        </w:rPr>
        <w:t xml:space="preserve">MP effects on sperm function </w:t>
      </w:r>
      <w:r w:rsidR="00E17FA9" w:rsidRPr="00E17FA9">
        <w:rPr>
          <w:b/>
          <w:i/>
          <w:iCs/>
          <w:lang w:val="en-GB"/>
        </w:rPr>
        <w:t>in vitro</w:t>
      </w:r>
      <w:r w:rsidR="008573F1" w:rsidRPr="00042923">
        <w:rPr>
          <w:b/>
          <w:lang w:val="en-GB"/>
        </w:rPr>
        <w:t>.</w:t>
      </w:r>
      <w:r w:rsidR="008573F1" w:rsidRPr="00042923">
        <w:rPr>
          <w:lang w:val="en-GB"/>
        </w:rPr>
        <w:t xml:space="preserve"> (</w:t>
      </w:r>
      <w:r w:rsidR="008573F1" w:rsidRPr="00042923">
        <w:rPr>
          <w:b/>
          <w:lang w:val="en-GB"/>
        </w:rPr>
        <w:t>A</w:t>
      </w:r>
      <w:r w:rsidR="008573F1" w:rsidRPr="00042923">
        <w:rPr>
          <w:lang w:val="en-GB"/>
        </w:rPr>
        <w:t>)</w:t>
      </w:r>
      <w:r w:rsidR="00E17FA9">
        <w:rPr>
          <w:lang w:val="en-GB"/>
        </w:rPr>
        <w:t xml:space="preserve"> </w:t>
      </w:r>
      <w:r w:rsidR="005D1073">
        <w:rPr>
          <w:lang w:val="en-GB"/>
        </w:rPr>
        <w:t>P</w:t>
      </w:r>
      <w:r w:rsidR="00E17FA9" w:rsidRPr="00E17FA9">
        <w:t>ercentage of sperm cells with PS beads attached to its surface</w:t>
      </w:r>
      <w:r w:rsidR="005D1073">
        <w:t xml:space="preserve"> over time with picture examples of B0.3 and B1.1 attached sperm. Time did not affect attachment, and PS beads were not internalized by the spermatozoa.</w:t>
      </w:r>
      <w:r w:rsidR="00E17FA9" w:rsidRPr="00E17FA9">
        <w:t xml:space="preserve"> B0.3 attach</w:t>
      </w:r>
      <w:r w:rsidR="00E17FA9">
        <w:t>ed</w:t>
      </w:r>
      <w:r w:rsidR="00E17FA9" w:rsidRPr="00E17FA9">
        <w:t xml:space="preserve"> </w:t>
      </w:r>
      <w:r w:rsidR="005D1073">
        <w:t>more to the sperm surface</w:t>
      </w:r>
      <w:r w:rsidR="00E17FA9" w:rsidRPr="00E17FA9">
        <w:t xml:space="preserve"> than B1.1 </w:t>
      </w:r>
      <w:r w:rsidR="00E17FA9" w:rsidRPr="00E17FA9">
        <w:rPr>
          <w:b/>
          <w:bCs/>
        </w:rPr>
        <w:t>(</w:t>
      </w:r>
      <w:r w:rsidR="00E17FA9" w:rsidRPr="00E17FA9">
        <w:t>p</w:t>
      </w:r>
      <w:r w:rsidR="00E17FA9">
        <w:t xml:space="preserve"> </w:t>
      </w:r>
      <w:r w:rsidR="00E17FA9" w:rsidRPr="00E17FA9">
        <w:t>=</w:t>
      </w:r>
      <w:r w:rsidR="00E17FA9">
        <w:t xml:space="preserve"> </w:t>
      </w:r>
      <w:r w:rsidR="00E17FA9" w:rsidRPr="00E17FA9">
        <w:t>0.003</w:t>
      </w:r>
      <w:r w:rsidR="00E17FA9">
        <w:t>).</w:t>
      </w:r>
      <w:r w:rsidR="008573F1" w:rsidRPr="00042923">
        <w:rPr>
          <w:lang w:val="en-GB"/>
        </w:rPr>
        <w:t xml:space="preserve"> (</w:t>
      </w:r>
      <w:r w:rsidR="008573F1" w:rsidRPr="00042923">
        <w:rPr>
          <w:b/>
          <w:lang w:val="en-GB"/>
        </w:rPr>
        <w:t>B</w:t>
      </w:r>
      <w:r w:rsidR="007E1FBC" w:rsidRPr="00042923">
        <w:rPr>
          <w:lang w:val="en-GB"/>
        </w:rPr>
        <w:t>)</w:t>
      </w:r>
      <w:r w:rsidR="005D1073">
        <w:rPr>
          <w:lang w:val="en-GB"/>
        </w:rPr>
        <w:t xml:space="preserve"> Boxplot depicting no effect of PS MPs of different sizes (0.05, 0.1, 0.3 and 1.1 </w:t>
      </w:r>
      <w:r w:rsidR="005D1073" w:rsidRPr="00042923">
        <w:rPr>
          <w:lang w:val="en-GB"/>
        </w:rPr>
        <w:t>μm</w:t>
      </w:r>
      <w:r w:rsidR="005D1073">
        <w:rPr>
          <w:lang w:val="en-GB"/>
        </w:rPr>
        <w:t xml:space="preserve">) on sperm motility in comparison to the control. </w:t>
      </w:r>
      <w:r w:rsidR="00E17FA9" w:rsidRPr="00042923">
        <w:rPr>
          <w:lang w:val="en-GB"/>
        </w:rPr>
        <w:t>(</w:t>
      </w:r>
      <w:r w:rsidR="00E17FA9">
        <w:rPr>
          <w:b/>
          <w:lang w:val="en-GB"/>
        </w:rPr>
        <w:t>C</w:t>
      </w:r>
      <w:r w:rsidR="00E17FA9" w:rsidRPr="00042923">
        <w:rPr>
          <w:lang w:val="en-GB"/>
        </w:rPr>
        <w:t>)</w:t>
      </w:r>
      <w:r w:rsidR="005D1073">
        <w:rPr>
          <w:lang w:val="en-GB"/>
        </w:rPr>
        <w:t xml:space="preserve"> PS MPs significantly </w:t>
      </w:r>
      <w:r w:rsidR="003B7AE9">
        <w:rPr>
          <w:lang w:val="en-GB"/>
        </w:rPr>
        <w:t xml:space="preserve">reduced acrosome </w:t>
      </w:r>
      <w:r w:rsidR="003B7AE9" w:rsidRPr="003B7AE9">
        <w:t>integrity in all groups</w:t>
      </w:r>
      <w:r w:rsidR="003B7AE9">
        <w:t>,</w:t>
      </w:r>
      <w:r w:rsidR="003B7AE9" w:rsidRPr="003B7AE9">
        <w:t xml:space="preserve"> independently of the size of the bead (p&lt;0.001)</w:t>
      </w:r>
      <w:r w:rsidR="003B7AE9">
        <w:t>.</w:t>
      </w:r>
      <w:r w:rsidR="00E17FA9">
        <w:rPr>
          <w:lang w:val="en-GB"/>
        </w:rPr>
        <w:t xml:space="preserve"> (</w:t>
      </w:r>
      <w:r w:rsidR="00E17FA9" w:rsidRPr="00E17FA9">
        <w:rPr>
          <w:b/>
          <w:bCs/>
          <w:lang w:val="en-GB"/>
        </w:rPr>
        <w:t>D</w:t>
      </w:r>
      <w:r w:rsidR="00E17FA9">
        <w:rPr>
          <w:lang w:val="en-GB"/>
        </w:rPr>
        <w:t>)</w:t>
      </w:r>
      <w:r w:rsidR="008B601B" w:rsidRPr="00042923">
        <w:rPr>
          <w:lang w:val="en-GB"/>
        </w:rPr>
        <w:t xml:space="preserve"> </w:t>
      </w:r>
      <w:r w:rsidR="003B7AE9">
        <w:rPr>
          <w:lang w:val="en-GB"/>
        </w:rPr>
        <w:t xml:space="preserve">Increased </w:t>
      </w:r>
      <w:r w:rsidR="003B7AE9" w:rsidRPr="003B7AE9">
        <w:t xml:space="preserve">ROS production was observed in all </w:t>
      </w:r>
      <w:r w:rsidR="003B7AE9">
        <w:t xml:space="preserve">MPs </w:t>
      </w:r>
      <w:r w:rsidR="003B7AE9" w:rsidRPr="003B7AE9">
        <w:t xml:space="preserve">groups when compared to </w:t>
      </w:r>
      <w:r w:rsidR="003B7AE9">
        <w:t>the negative control, with</w:t>
      </w:r>
      <w:r w:rsidR="003B7AE9" w:rsidRPr="003B7AE9">
        <w:t xml:space="preserve"> B0.05 and B0.1 </w:t>
      </w:r>
      <w:r w:rsidR="003B7AE9">
        <w:t>reaching levels similar to the positive control.</w:t>
      </w:r>
    </w:p>
    <w:p w14:paraId="1645BAE6" w14:textId="77777777" w:rsidR="00165297" w:rsidRPr="00042923" w:rsidRDefault="00165297" w:rsidP="00AC2069">
      <w:pPr>
        <w:pStyle w:val="Legend"/>
        <w:spacing w:before="0"/>
        <w:ind w:left="1440" w:hanging="720"/>
        <w:rPr>
          <w:b/>
          <w:lang w:val="en-GB"/>
        </w:rPr>
      </w:pPr>
    </w:p>
    <w:p w14:paraId="4049E547" w14:textId="4C7DEEFA" w:rsidR="004A10BE" w:rsidRPr="003B7AE9" w:rsidRDefault="004A10BE" w:rsidP="00AC2069">
      <w:pPr>
        <w:pStyle w:val="Legend"/>
        <w:spacing w:before="0"/>
        <w:ind w:left="1440" w:hanging="720"/>
        <w:rPr>
          <w:strike/>
          <w:lang w:val="en-GB"/>
        </w:rPr>
      </w:pPr>
      <w:r w:rsidRPr="003B7AE9">
        <w:rPr>
          <w:b/>
          <w:strike/>
          <w:lang w:val="en-GB"/>
        </w:rPr>
        <w:t>Table 1.</w:t>
      </w:r>
      <w:r w:rsidRPr="003B7AE9">
        <w:rPr>
          <w:strike/>
          <w:lang w:val="en-GB"/>
        </w:rPr>
        <w:t xml:space="preserve"> </w:t>
      </w:r>
      <w:r w:rsidR="008573F1" w:rsidRPr="003B7AE9">
        <w:rPr>
          <w:b/>
          <w:strike/>
          <w:lang w:val="en-GB"/>
        </w:rPr>
        <w:t xml:space="preserve">Short title of the first table. </w:t>
      </w:r>
      <w:r w:rsidRPr="003B7AE9">
        <w:rPr>
          <w:strike/>
          <w:lang w:val="en-GB"/>
        </w:rPr>
        <w:t xml:space="preserve">Start table </w:t>
      </w:r>
      <w:r w:rsidR="008B601B" w:rsidRPr="003B7AE9">
        <w:rPr>
          <w:strike/>
          <w:lang w:val="en-GB"/>
        </w:rPr>
        <w:t xml:space="preserve">legends </w:t>
      </w:r>
      <w:r w:rsidRPr="003B7AE9">
        <w:rPr>
          <w:strike/>
          <w:lang w:val="en-GB"/>
        </w:rPr>
        <w:t>with a title (short description of the table). Format tables using the Word Table commands and structures.</w:t>
      </w:r>
      <w:r w:rsidR="005B36C0" w:rsidRPr="003B7AE9">
        <w:rPr>
          <w:strike/>
          <w:lang w:val="en-GB"/>
        </w:rPr>
        <w:t xml:space="preserve"> </w:t>
      </w:r>
      <w:r w:rsidRPr="003B7AE9">
        <w:rPr>
          <w:strike/>
          <w:lang w:val="en-GB"/>
        </w:rPr>
        <w:t xml:space="preserve">Do not </w:t>
      </w:r>
      <w:r w:rsidR="008B601B" w:rsidRPr="003B7AE9">
        <w:rPr>
          <w:strike/>
          <w:lang w:val="en-GB"/>
        </w:rPr>
        <w:t>use</w:t>
      </w:r>
      <w:r w:rsidRPr="003B7AE9">
        <w:rPr>
          <w:strike/>
          <w:lang w:val="en-GB"/>
        </w:rPr>
        <w:t xml:space="preserve"> spaces</w:t>
      </w:r>
      <w:r w:rsidR="00672FB2" w:rsidRPr="003B7AE9">
        <w:rPr>
          <w:strike/>
          <w:lang w:val="en-GB"/>
        </w:rPr>
        <w:t>,</w:t>
      </w:r>
      <w:r w:rsidRPr="003B7AE9">
        <w:rPr>
          <w:strike/>
          <w:lang w:val="en-GB"/>
        </w:rPr>
        <w:t xml:space="preserve"> tabs</w:t>
      </w:r>
      <w:r w:rsidR="00672FB2" w:rsidRPr="003B7AE9">
        <w:rPr>
          <w:strike/>
          <w:lang w:val="en-GB"/>
        </w:rPr>
        <w:t xml:space="preserve"> or hard returns</w:t>
      </w:r>
      <w:r w:rsidR="008B601B" w:rsidRPr="003B7AE9">
        <w:rPr>
          <w:strike/>
          <w:lang w:val="en-GB"/>
        </w:rPr>
        <w:t xml:space="preserve"> to create tables</w:t>
      </w:r>
      <w:r w:rsidRPr="003B7AE9">
        <w:rPr>
          <w:strike/>
          <w:lang w:val="en-GB"/>
        </w:rPr>
        <w:t>.</w:t>
      </w:r>
      <w:r w:rsidR="00AB2540" w:rsidRPr="003B7AE9">
        <w:rPr>
          <w:strike/>
          <w:lang w:val="en-GB"/>
        </w:rPr>
        <w:t xml:space="preserve"> </w:t>
      </w:r>
      <w:r w:rsidR="00125A6E" w:rsidRPr="003B7AE9">
        <w:rPr>
          <w:strike/>
          <w:lang w:val="en-GB"/>
        </w:rPr>
        <w:t>Every vertical column should have a heading, followed by a unit of measure (if any) in parentheses.</w:t>
      </w:r>
      <w:r w:rsidR="00F40AF5" w:rsidRPr="003B7AE9">
        <w:rPr>
          <w:strike/>
          <w:lang w:val="en-GB"/>
        </w:rPr>
        <w:t xml:space="preserve"> Units should not change within a column. Centered headings of the body of the table can be used to break the entries into groups.</w:t>
      </w:r>
      <w:r w:rsidR="002A001D" w:rsidRPr="003B7AE9">
        <w:rPr>
          <w:strike/>
          <w:lang w:val="en-GB"/>
        </w:rPr>
        <w:t xml:space="preserve"> </w:t>
      </w:r>
      <w:r w:rsidR="00B3405F" w:rsidRPr="003B7AE9">
        <w:rPr>
          <w:strike/>
          <w:lang w:val="en-GB"/>
        </w:rPr>
        <w:t>Footnotes should contain information relevant to specific cells of the table;</w:t>
      </w:r>
      <w:r w:rsidR="00C85127" w:rsidRPr="003B7AE9">
        <w:rPr>
          <w:strike/>
          <w:lang w:val="en-GB"/>
        </w:rPr>
        <w:t xml:space="preserve"> use the following symbols in order, as needed:*, †, ‡, §, </w:t>
      </w:r>
      <w:r w:rsidR="00C85127" w:rsidRPr="003B7AE9">
        <w:rPr>
          <w:strike/>
          <w:lang w:val="en-GB"/>
        </w:rPr>
        <w:lastRenderedPageBreak/>
        <w:t>||, ¶, #, **, ††, etc.</w:t>
      </w:r>
      <w:r w:rsidR="00763EA3" w:rsidRPr="003B7AE9">
        <w:rPr>
          <w:strike/>
          <w:lang w:val="en-GB"/>
        </w:rPr>
        <w:t xml:space="preserve"> (Don’t use footnotes in column heads; include any such details in sentence form </w:t>
      </w:r>
      <w:r w:rsidR="00423C6C" w:rsidRPr="003B7AE9">
        <w:rPr>
          <w:strike/>
          <w:lang w:val="en-GB"/>
        </w:rPr>
        <w:t>after the table itself.)</w:t>
      </w:r>
    </w:p>
    <w:p w14:paraId="6DED9CF2" w14:textId="77777777" w:rsidR="00A16C38" w:rsidRPr="00042923" w:rsidRDefault="00A16C38" w:rsidP="00AC2069">
      <w:pPr>
        <w:pStyle w:val="SOMHead"/>
        <w:spacing w:before="0"/>
        <w:rPr>
          <w:lang w:val="en-GB"/>
        </w:rPr>
      </w:pPr>
    </w:p>
    <w:p w14:paraId="59F9BBB7" w14:textId="034CC1AA" w:rsidR="00A320EB" w:rsidRPr="00042923" w:rsidRDefault="00A320EB" w:rsidP="00AC2069">
      <w:pPr>
        <w:pStyle w:val="SOMContent"/>
        <w:spacing w:before="0"/>
        <w:ind w:left="720"/>
        <w:rPr>
          <w:lang w:val="en-GB"/>
        </w:rPr>
      </w:pPr>
    </w:p>
    <w:p w14:paraId="7B16F91E" w14:textId="6903279D" w:rsidR="00A320EB" w:rsidRPr="00042923" w:rsidRDefault="00A320EB" w:rsidP="00A320EB">
      <w:pPr>
        <w:pStyle w:val="Paragraph"/>
        <w:spacing w:before="0"/>
        <w:ind w:firstLine="0"/>
        <w:rPr>
          <w:b/>
          <w:lang w:val="en-GB"/>
        </w:rPr>
      </w:pPr>
      <w:r w:rsidRPr="00042923">
        <w:rPr>
          <w:b/>
          <w:lang w:val="en-GB"/>
        </w:rPr>
        <w:t>Supplementary Materials</w:t>
      </w:r>
    </w:p>
    <w:p w14:paraId="1399C7CD" w14:textId="77777777" w:rsidR="00672B5D" w:rsidRPr="00042923" w:rsidRDefault="00672B5D" w:rsidP="00A320EB">
      <w:pPr>
        <w:ind w:left="720"/>
        <w:rPr>
          <w:lang w:val="en-GB"/>
        </w:rPr>
      </w:pPr>
    </w:p>
    <w:p w14:paraId="3B60002A" w14:textId="2AE7A460" w:rsidR="00A320EB" w:rsidRPr="00042923" w:rsidRDefault="00165297" w:rsidP="00A320EB">
      <w:pPr>
        <w:ind w:left="720"/>
        <w:rPr>
          <w:lang w:val="en-GB"/>
        </w:rPr>
      </w:pPr>
      <w:r w:rsidRPr="00042923">
        <w:rPr>
          <w:lang w:val="en-GB"/>
        </w:rPr>
        <w:t>Data S1. Classification of all particles detected in follicular fluid and water samples.</w:t>
      </w:r>
    </w:p>
    <w:p w14:paraId="1878AFB5" w14:textId="5529B68A" w:rsidR="00165297" w:rsidRPr="00042923" w:rsidRDefault="00165297" w:rsidP="00A320EB">
      <w:pPr>
        <w:ind w:left="720"/>
        <w:rPr>
          <w:lang w:val="en-GB"/>
        </w:rPr>
      </w:pPr>
      <w:r w:rsidRPr="00042923">
        <w:rPr>
          <w:lang w:val="en-GB"/>
        </w:rPr>
        <w:t xml:space="preserve">Data S2. Summary of Raman spectroscopy data </w:t>
      </w:r>
      <w:r w:rsidR="00672B5D" w:rsidRPr="00042923">
        <w:rPr>
          <w:lang w:val="en-GB"/>
        </w:rPr>
        <w:t>for all samples.</w:t>
      </w:r>
    </w:p>
    <w:p w14:paraId="21FF7C0B" w14:textId="01F49312" w:rsidR="00165297" w:rsidRPr="00042923" w:rsidRDefault="00165297" w:rsidP="00A320EB">
      <w:pPr>
        <w:ind w:left="720"/>
        <w:rPr>
          <w:lang w:val="en-GB"/>
        </w:rPr>
      </w:pPr>
      <w:r w:rsidRPr="00042923">
        <w:rPr>
          <w:lang w:val="en-GB"/>
        </w:rPr>
        <w:t>Table S1. Density values of identified MPs.</w:t>
      </w:r>
    </w:p>
    <w:p w14:paraId="34FCF0F2" w14:textId="77777777" w:rsidR="00A320EB" w:rsidRPr="00042923" w:rsidRDefault="00A320EB" w:rsidP="003B7AE9">
      <w:pPr>
        <w:pStyle w:val="Paragraph"/>
        <w:spacing w:before="0"/>
        <w:ind w:firstLine="0"/>
        <w:rPr>
          <w:lang w:val="en-GB"/>
        </w:rPr>
      </w:pPr>
    </w:p>
    <w:p w14:paraId="3A69CE74" w14:textId="77777777" w:rsidR="00A320EB" w:rsidRPr="00042923" w:rsidRDefault="00A320EB" w:rsidP="00AC2069">
      <w:pPr>
        <w:pStyle w:val="SOMContent"/>
        <w:spacing w:before="0"/>
        <w:ind w:left="720"/>
        <w:rPr>
          <w:lang w:val="en-GB"/>
        </w:rPr>
      </w:pPr>
    </w:p>
    <w:sectPr w:rsidR="00A320EB" w:rsidRPr="00042923" w:rsidSect="00AC2069">
      <w:footerReference w:type="default" r:id="rId19"/>
      <w:headerReference w:type="first" r:id="rId20"/>
      <w:footerReference w:type="first" r:id="rId21"/>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noonan" w:date="2022-08-25T15:01:00Z" w:initials=" ">
    <w:p w14:paraId="598308B5" w14:textId="2422F61B" w:rsidR="005D52A3" w:rsidRDefault="005D52A3">
      <w:pPr>
        <w:pStyle w:val="CommentText"/>
      </w:pPr>
      <w:r>
        <w:rPr>
          <w:rStyle w:val="CommentReference"/>
        </w:rPr>
        <w:annotationRef/>
      </w:r>
      <w:r>
        <w:t xml:space="preserve">The arctic snow MPs in scientific advances has two paragraphs in the intro. I modelled this after that one. It needs some refinement, but I don’t think we need a </w:t>
      </w:r>
      <w:r w:rsidR="00401160">
        <w:t>very</w:t>
      </w:r>
      <w:r>
        <w:t xml:space="preserve"> length intro. </w:t>
      </w:r>
    </w:p>
  </w:comment>
  <w:comment w:id="21" w:author="mnoonan" w:date="2022-08-25T13:35:00Z" w:initials=" ">
    <w:p w14:paraId="2C84E14A" w14:textId="1F99FFC9" w:rsidR="000E6306" w:rsidRDefault="000E6306" w:rsidP="000E6306">
      <w:pPr>
        <w:widowControl w:val="0"/>
        <w:autoSpaceDE w:val="0"/>
        <w:autoSpaceDN w:val="0"/>
        <w:adjustRightInd w:val="0"/>
        <w:ind w:left="640" w:hanging="640"/>
        <w:rPr>
          <w:rFonts w:ascii="Arial" w:hAnsi="Arial" w:cs="Arial"/>
          <w:noProof/>
          <w:sz w:val="20"/>
          <w:lang w:val="en-GB"/>
        </w:rPr>
      </w:pPr>
      <w:r>
        <w:rPr>
          <w:rStyle w:val="CommentReference"/>
        </w:rPr>
        <w:annotationRef/>
      </w:r>
      <w:r w:rsidRPr="00981092">
        <w:rPr>
          <w:rFonts w:ascii="Arial" w:hAnsi="Arial" w:cs="Arial"/>
          <w:noProof/>
          <w:sz w:val="20"/>
          <w:lang w:val="en-GB"/>
        </w:rPr>
        <w:t xml:space="preserve">Free CM, Jensen OP, Mason SA, Eriksen M, Williamson NJ, Boldgiv B. High-levels of microplastic pollution in a large, remote, mountain lake. </w:t>
      </w:r>
      <w:r w:rsidRPr="00981092">
        <w:rPr>
          <w:rFonts w:ascii="Arial" w:hAnsi="Arial" w:cs="Arial"/>
          <w:i/>
          <w:iCs/>
          <w:noProof/>
          <w:sz w:val="20"/>
          <w:lang w:val="en-GB"/>
        </w:rPr>
        <w:t>Mar Pollut Bull</w:t>
      </w:r>
      <w:r w:rsidRPr="00981092">
        <w:rPr>
          <w:rFonts w:ascii="Arial" w:hAnsi="Arial" w:cs="Arial"/>
          <w:noProof/>
          <w:sz w:val="20"/>
          <w:lang w:val="en-GB"/>
        </w:rPr>
        <w:t xml:space="preserve"> (2014) </w:t>
      </w:r>
      <w:r w:rsidRPr="00981092">
        <w:rPr>
          <w:rFonts w:ascii="Arial" w:hAnsi="Arial" w:cs="Arial"/>
          <w:b/>
          <w:bCs/>
          <w:noProof/>
          <w:sz w:val="20"/>
          <w:lang w:val="en-GB"/>
        </w:rPr>
        <w:t>85</w:t>
      </w:r>
      <w:r w:rsidRPr="00981092">
        <w:rPr>
          <w:rFonts w:ascii="Arial" w:hAnsi="Arial" w:cs="Arial"/>
          <w:noProof/>
          <w:sz w:val="20"/>
          <w:lang w:val="en-GB"/>
        </w:rPr>
        <w:t>:156–163. doi:10.1016/j.marpolbul.2014.06.001</w:t>
      </w:r>
    </w:p>
    <w:p w14:paraId="71F68E12" w14:textId="77777777" w:rsidR="000E6306" w:rsidRPr="00981092" w:rsidRDefault="000E6306" w:rsidP="000E6306">
      <w:pPr>
        <w:widowControl w:val="0"/>
        <w:autoSpaceDE w:val="0"/>
        <w:autoSpaceDN w:val="0"/>
        <w:adjustRightInd w:val="0"/>
        <w:ind w:left="640" w:hanging="640"/>
        <w:rPr>
          <w:rFonts w:ascii="Arial" w:hAnsi="Arial" w:cs="Arial"/>
          <w:noProof/>
          <w:sz w:val="20"/>
          <w:lang w:val="en-GB"/>
        </w:rPr>
      </w:pPr>
    </w:p>
    <w:p w14:paraId="00C3B06C" w14:textId="521D8E3F" w:rsidR="000E6306" w:rsidRDefault="000E6306" w:rsidP="000E6306">
      <w:pPr>
        <w:widowControl w:val="0"/>
        <w:autoSpaceDE w:val="0"/>
        <w:autoSpaceDN w:val="0"/>
        <w:adjustRightInd w:val="0"/>
        <w:ind w:left="640" w:hanging="640"/>
        <w:rPr>
          <w:rFonts w:ascii="Arial" w:hAnsi="Arial" w:cs="Arial"/>
          <w:noProof/>
          <w:sz w:val="20"/>
          <w:lang w:val="en-GB"/>
        </w:rPr>
      </w:pPr>
      <w:r w:rsidRPr="00981092">
        <w:rPr>
          <w:rFonts w:ascii="Arial" w:hAnsi="Arial" w:cs="Arial"/>
          <w:noProof/>
          <w:sz w:val="20"/>
          <w:lang w:val="en-GB"/>
        </w:rPr>
        <w:t xml:space="preserve">Lusher AL, Tirelli V, O’Connor I, Officer R. Microplastics in Arctic polar waters: The first reported values of particles in surface and sub-surface samples. </w:t>
      </w:r>
      <w:r w:rsidRPr="00981092">
        <w:rPr>
          <w:rFonts w:ascii="Arial" w:hAnsi="Arial" w:cs="Arial"/>
          <w:i/>
          <w:iCs/>
          <w:noProof/>
          <w:sz w:val="20"/>
          <w:lang w:val="en-GB"/>
        </w:rPr>
        <w:t>Sci Rep</w:t>
      </w:r>
      <w:r w:rsidRPr="00981092">
        <w:rPr>
          <w:rFonts w:ascii="Arial" w:hAnsi="Arial" w:cs="Arial"/>
          <w:noProof/>
          <w:sz w:val="20"/>
          <w:lang w:val="en-GB"/>
        </w:rPr>
        <w:t xml:space="preserve"> (2015) </w:t>
      </w:r>
      <w:r w:rsidRPr="00981092">
        <w:rPr>
          <w:rFonts w:ascii="Arial" w:hAnsi="Arial" w:cs="Arial"/>
          <w:b/>
          <w:bCs/>
          <w:noProof/>
          <w:sz w:val="20"/>
          <w:lang w:val="en-GB"/>
        </w:rPr>
        <w:t>5</w:t>
      </w:r>
      <w:r w:rsidRPr="00981092">
        <w:rPr>
          <w:rFonts w:ascii="Arial" w:hAnsi="Arial" w:cs="Arial"/>
          <w:noProof/>
          <w:sz w:val="20"/>
          <w:lang w:val="en-GB"/>
        </w:rPr>
        <w:t>:1–9. doi:10.1038/srep14947</w:t>
      </w:r>
    </w:p>
    <w:p w14:paraId="52E6EF43" w14:textId="77777777" w:rsidR="006567C4" w:rsidRPr="00981092" w:rsidRDefault="006567C4" w:rsidP="000E6306">
      <w:pPr>
        <w:widowControl w:val="0"/>
        <w:autoSpaceDE w:val="0"/>
        <w:autoSpaceDN w:val="0"/>
        <w:adjustRightInd w:val="0"/>
        <w:ind w:left="640" w:hanging="640"/>
        <w:rPr>
          <w:rFonts w:ascii="Arial" w:hAnsi="Arial" w:cs="Arial"/>
          <w:noProof/>
          <w:sz w:val="20"/>
          <w:lang w:val="en-GB"/>
        </w:rPr>
      </w:pPr>
    </w:p>
    <w:p w14:paraId="3CA5CA10" w14:textId="2F64C81E" w:rsidR="000E6306" w:rsidRDefault="006567C4" w:rsidP="006567C4">
      <w:r>
        <w:rPr>
          <w:rFonts w:ascii="Arial" w:hAnsi="Arial" w:cs="Arial"/>
          <w:color w:val="222222"/>
          <w:sz w:val="20"/>
          <w:szCs w:val="20"/>
          <w:shd w:val="clear" w:color="auto" w:fill="FFFFFF"/>
        </w:rPr>
        <w:t>Bergmann, M., Mützel, S., Primpke, S., Tekman, M. B., Trachsel, J., &amp; Gerdts, G. (2019). White and wonderful? Microplastics prevail in snow from the Alps to the Arctic.</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Science advances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5</w:t>
      </w:r>
      <w:r>
        <w:rPr>
          <w:rFonts w:ascii="Arial" w:hAnsi="Arial" w:cs="Arial"/>
          <w:color w:val="222222"/>
          <w:sz w:val="20"/>
          <w:szCs w:val="20"/>
          <w:shd w:val="clear" w:color="auto" w:fill="FFFFFF"/>
        </w:rPr>
        <w:t>(8), eaax1157.</w:t>
      </w:r>
    </w:p>
  </w:comment>
  <w:comment w:id="46" w:author="mnoonan" w:date="2022-08-25T14:05:00Z" w:initials=" ">
    <w:p w14:paraId="231CB6A0" w14:textId="22128196" w:rsidR="00907A87" w:rsidRPr="004314E0" w:rsidRDefault="00907A87" w:rsidP="004314E0">
      <w:r>
        <w:rPr>
          <w:rStyle w:val="CommentReference"/>
        </w:rPr>
        <w:annotationRef/>
      </w:r>
      <w:r w:rsidR="004314E0">
        <w:rPr>
          <w:rFonts w:ascii="Arial" w:hAnsi="Arial" w:cs="Arial"/>
          <w:color w:val="222222"/>
          <w:sz w:val="20"/>
          <w:szCs w:val="20"/>
          <w:shd w:val="clear" w:color="auto" w:fill="FFFFFF"/>
        </w:rPr>
        <w:t>Rillig, M. C., &amp; Lehmann, A. (2020). Microplastic in terrestrial ecosystems.</w:t>
      </w:r>
      <w:r w:rsidR="004314E0">
        <w:rPr>
          <w:rStyle w:val="apple-converted-space"/>
          <w:rFonts w:ascii="Arial" w:hAnsi="Arial" w:cs="Arial"/>
          <w:color w:val="222222"/>
          <w:sz w:val="20"/>
          <w:szCs w:val="20"/>
          <w:shd w:val="clear" w:color="auto" w:fill="FFFFFF"/>
        </w:rPr>
        <w:t> </w:t>
      </w:r>
      <w:r w:rsidR="004314E0">
        <w:rPr>
          <w:rFonts w:ascii="Arial" w:hAnsi="Arial" w:cs="Arial"/>
          <w:i/>
          <w:iCs/>
          <w:color w:val="222222"/>
          <w:sz w:val="20"/>
          <w:szCs w:val="20"/>
        </w:rPr>
        <w:t>Science</w:t>
      </w:r>
      <w:r w:rsidR="004314E0">
        <w:rPr>
          <w:rFonts w:ascii="Arial" w:hAnsi="Arial" w:cs="Arial"/>
          <w:color w:val="222222"/>
          <w:sz w:val="20"/>
          <w:szCs w:val="20"/>
          <w:shd w:val="clear" w:color="auto" w:fill="FFFFFF"/>
        </w:rPr>
        <w:t>,</w:t>
      </w:r>
      <w:r w:rsidR="004314E0">
        <w:rPr>
          <w:rStyle w:val="apple-converted-space"/>
          <w:rFonts w:ascii="Arial" w:hAnsi="Arial" w:cs="Arial"/>
          <w:color w:val="222222"/>
          <w:sz w:val="20"/>
          <w:szCs w:val="20"/>
          <w:shd w:val="clear" w:color="auto" w:fill="FFFFFF"/>
        </w:rPr>
        <w:t> </w:t>
      </w:r>
      <w:r w:rsidR="004314E0">
        <w:rPr>
          <w:rFonts w:ascii="Arial" w:hAnsi="Arial" w:cs="Arial"/>
          <w:i/>
          <w:iCs/>
          <w:color w:val="222222"/>
          <w:sz w:val="20"/>
          <w:szCs w:val="20"/>
        </w:rPr>
        <w:t>368</w:t>
      </w:r>
      <w:r w:rsidR="004314E0">
        <w:rPr>
          <w:rFonts w:ascii="Arial" w:hAnsi="Arial" w:cs="Arial"/>
          <w:color w:val="222222"/>
          <w:sz w:val="20"/>
          <w:szCs w:val="20"/>
          <w:shd w:val="clear" w:color="auto" w:fill="FFFFFF"/>
        </w:rPr>
        <w:t>(6498), 1430-1431.</w:t>
      </w:r>
    </w:p>
  </w:comment>
  <w:comment w:id="66" w:author="mnoonan" w:date="2022-08-25T14:57:00Z" w:initials=" ">
    <w:p w14:paraId="1A7B74F8" w14:textId="628C6B58" w:rsidR="00A31496" w:rsidRDefault="00A31496" w:rsidP="00A31496">
      <w:r>
        <w:rPr>
          <w:rStyle w:val="CommentReference"/>
        </w:rPr>
        <w:annotationRef/>
      </w:r>
      <w:r>
        <w:rPr>
          <w:rFonts w:ascii="Roboto" w:hAnsi="Roboto"/>
          <w:color w:val="595959"/>
          <w:sz w:val="21"/>
          <w:szCs w:val="21"/>
          <w:shd w:val="clear" w:color="auto" w:fill="FFFFFF"/>
        </w:rPr>
        <w:t>K. Silpa, L. Yao, P. Bhada-Tata, F. Van Woerden,</w:t>
      </w:r>
      <w:r>
        <w:rPr>
          <w:rStyle w:val="apple-converted-space"/>
          <w:rFonts w:ascii="Roboto" w:hAnsi="Roboto"/>
          <w:color w:val="595959"/>
          <w:sz w:val="21"/>
          <w:szCs w:val="21"/>
          <w:shd w:val="clear" w:color="auto" w:fill="FFFFFF"/>
        </w:rPr>
        <w:t> </w:t>
      </w:r>
      <w:r>
        <w:rPr>
          <w:rFonts w:ascii="Roboto" w:hAnsi="Roboto"/>
          <w:i/>
          <w:iCs/>
          <w:color w:val="595959"/>
          <w:sz w:val="21"/>
          <w:szCs w:val="21"/>
        </w:rPr>
        <w:t>What a Waste 2.0: A Global Snapshot of Solid Waste Management to 2050</w:t>
      </w:r>
      <w:r>
        <w:rPr>
          <w:rStyle w:val="apple-converted-space"/>
          <w:rFonts w:ascii="Roboto" w:hAnsi="Roboto"/>
          <w:color w:val="595959"/>
          <w:sz w:val="21"/>
          <w:szCs w:val="21"/>
          <w:shd w:val="clear" w:color="auto" w:fill="FFFFFF"/>
        </w:rPr>
        <w:t> </w:t>
      </w:r>
      <w:r>
        <w:rPr>
          <w:rFonts w:ascii="Roboto" w:hAnsi="Roboto"/>
          <w:color w:val="595959"/>
          <w:sz w:val="21"/>
          <w:szCs w:val="21"/>
          <w:shd w:val="clear" w:color="auto" w:fill="FFFFFF"/>
        </w:rPr>
        <w:t>(Urban Development, The World Bank, 2018).</w:t>
      </w:r>
    </w:p>
  </w:comment>
  <w:comment w:id="107" w:author="mnoonan" w:date="2022-08-25T14:35:00Z" w:initials=" ">
    <w:p w14:paraId="5967B7A0" w14:textId="424B5AF0" w:rsidR="00981749" w:rsidRPr="00981749" w:rsidRDefault="00981749" w:rsidP="00981749">
      <w:r>
        <w:rPr>
          <w:rStyle w:val="CommentReference"/>
        </w:rPr>
        <w:annotationRef/>
      </w:r>
      <w:r>
        <w:rPr>
          <w:rFonts w:ascii="Arial" w:hAnsi="Arial" w:cs="Arial"/>
          <w:color w:val="222222"/>
          <w:sz w:val="20"/>
          <w:szCs w:val="20"/>
          <w:shd w:val="clear" w:color="auto" w:fill="FFFFFF"/>
        </w:rPr>
        <w:t>Büks, F., &amp; Kaupenjohann, M. (2020). Global concentrations of microplastics in soils–a review.</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Soil</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6</w:t>
      </w:r>
      <w:r>
        <w:rPr>
          <w:rFonts w:ascii="Arial" w:hAnsi="Arial" w:cs="Arial"/>
          <w:color w:val="222222"/>
          <w:sz w:val="20"/>
          <w:szCs w:val="20"/>
          <w:shd w:val="clear" w:color="auto" w:fill="FFFFFF"/>
        </w:rPr>
        <w:t>(2), 649-662.</w:t>
      </w:r>
    </w:p>
  </w:comment>
  <w:comment w:id="153" w:author="mnoonan" w:date="2022-08-25T15:07:00Z" w:initials=" ">
    <w:p w14:paraId="0F685B42" w14:textId="70C6746E" w:rsidR="001A6372" w:rsidRDefault="001A6372">
      <w:pPr>
        <w:pStyle w:val="CommentText"/>
      </w:pPr>
      <w:r>
        <w:rPr>
          <w:rStyle w:val="CommentReference"/>
        </w:rPr>
        <w:annotationRef/>
      </w:r>
      <w:r>
        <w:t>Include a table with all of the data in the supplementary material.</w:t>
      </w:r>
    </w:p>
  </w:comment>
  <w:comment w:id="162" w:author="mnoonan" w:date="2022-08-25T15:15:00Z" w:initials=" ">
    <w:p w14:paraId="1D68B99A" w14:textId="24DB6186" w:rsidR="003F0B91" w:rsidRDefault="003F0B91">
      <w:pPr>
        <w:pStyle w:val="CommentText"/>
      </w:pPr>
      <w:r>
        <w:rPr>
          <w:rStyle w:val="CommentReference"/>
        </w:rPr>
        <w:annotationRef/>
      </w:r>
      <w:r>
        <w:t>It’s unclear if this is the number of MP particles, or all particles.</w:t>
      </w:r>
    </w:p>
  </w:comment>
  <w:comment w:id="171" w:author="mnoonan" w:date="2022-08-25T15:12:00Z" w:initials=" ">
    <w:p w14:paraId="149615F6" w14:textId="5FD42EA0" w:rsidR="00A95582" w:rsidRDefault="00A95582">
      <w:pPr>
        <w:pStyle w:val="CommentText"/>
      </w:pPr>
      <w:r>
        <w:rPr>
          <w:rStyle w:val="CommentReference"/>
        </w:rPr>
        <w:annotationRef/>
      </w:r>
      <w:r>
        <w:t>I don’t think you need this here. Just put it in the methods.</w:t>
      </w:r>
    </w:p>
  </w:comment>
  <w:comment w:id="187" w:author="mnoonan" w:date="2022-08-25T15:23:00Z" w:initials=" ">
    <w:p w14:paraId="2DD1743A" w14:textId="29DE2DAE" w:rsidR="00307125" w:rsidRDefault="00307125">
      <w:pPr>
        <w:pStyle w:val="CommentText"/>
      </w:pPr>
      <w:r>
        <w:rPr>
          <w:rStyle w:val="CommentReference"/>
        </w:rPr>
        <w:annotationRef/>
      </w:r>
      <w:r>
        <w:t>MP polymers, correct?</w:t>
      </w:r>
    </w:p>
  </w:comment>
  <w:comment w:id="190" w:author="mnoonan" w:date="2022-08-25T15:23:00Z" w:initials=" ">
    <w:p w14:paraId="10003F03" w14:textId="5E1F0BA1" w:rsidR="00307125" w:rsidRDefault="00307125">
      <w:pPr>
        <w:pStyle w:val="CommentText"/>
      </w:pPr>
      <w:r>
        <w:rPr>
          <w:rStyle w:val="CommentReference"/>
        </w:rPr>
        <w:annotationRef/>
      </w:r>
      <w:r>
        <w:t>Table?</w:t>
      </w:r>
    </w:p>
  </w:comment>
  <w:comment w:id="195" w:author="mnoonan" w:date="2022-08-25T15:21:00Z" w:initials=" ">
    <w:p w14:paraId="007420B9" w14:textId="44320EFB" w:rsidR="00EA1248" w:rsidRDefault="00EA1248">
      <w:pPr>
        <w:pStyle w:val="CommentText"/>
      </w:pPr>
      <w:r>
        <w:rPr>
          <w:rStyle w:val="CommentReference"/>
        </w:rPr>
        <w:annotationRef/>
      </w:r>
      <w:r>
        <w:t>I got rid of all of the abbreviations. There were way too many and they never got used again.</w:t>
      </w:r>
    </w:p>
  </w:comment>
  <w:comment w:id="232" w:author="mnoonan" w:date="2022-08-25T15:26:00Z" w:initials=" ">
    <w:p w14:paraId="5925742A" w14:textId="77777777" w:rsidR="009649F7" w:rsidRDefault="009649F7" w:rsidP="009649F7">
      <w:pPr>
        <w:rPr>
          <w:rFonts w:ascii="PT Serif" w:hAnsi="PT Serif"/>
          <w:color w:val="262626"/>
          <w:sz w:val="27"/>
          <w:szCs w:val="27"/>
          <w:shd w:val="clear" w:color="auto" w:fill="FFFFFF"/>
        </w:rPr>
      </w:pPr>
      <w:r>
        <w:rPr>
          <w:rStyle w:val="CommentReference"/>
        </w:rPr>
        <w:annotationRef/>
      </w:r>
      <w:r>
        <w:t xml:space="preserve">From the science advances author guidelines page: </w:t>
      </w:r>
      <w:hyperlink r:id="rId1" w:anchor="figures-and-tables" w:history="1">
        <w:r>
          <w:rPr>
            <w:rStyle w:val="Hyperlink"/>
            <w:rFonts w:ascii="PT Serif" w:hAnsi="PT Serif"/>
            <w:color w:val="CA2015"/>
            <w:sz w:val="27"/>
            <w:szCs w:val="27"/>
          </w:rPr>
          <w:t>Tables and figures</w:t>
        </w:r>
      </w:hyperlink>
      <w:r>
        <w:rPr>
          <w:rFonts w:ascii="PT Serif" w:hAnsi="PT Serif"/>
          <w:color w:val="262626"/>
          <w:sz w:val="27"/>
          <w:szCs w:val="27"/>
        </w:rPr>
        <w:t> </w:t>
      </w:r>
      <w:r>
        <w:rPr>
          <w:rFonts w:ascii="PT Serif" w:hAnsi="PT Serif"/>
          <w:color w:val="262626"/>
          <w:sz w:val="27"/>
          <w:szCs w:val="27"/>
          <w:shd w:val="clear" w:color="auto" w:fill="FFFFFF"/>
        </w:rPr>
        <w:t>should be embedded in the text at first mention and include legends.</w:t>
      </w:r>
    </w:p>
    <w:p w14:paraId="51C8CFA3" w14:textId="77777777" w:rsidR="00E61DE0" w:rsidRDefault="00E61DE0" w:rsidP="009649F7">
      <w:pPr>
        <w:rPr>
          <w:rFonts w:ascii="PT Serif" w:hAnsi="PT Serif"/>
          <w:color w:val="262626"/>
          <w:sz w:val="27"/>
          <w:szCs w:val="27"/>
          <w:shd w:val="clear" w:color="auto" w:fill="FFFFFF"/>
        </w:rPr>
      </w:pPr>
    </w:p>
    <w:p w14:paraId="66C2C78E" w14:textId="03A7EFAC" w:rsidR="00E61DE0" w:rsidRDefault="00E61DE0" w:rsidP="009649F7">
      <w:r>
        <w:rPr>
          <w:rFonts w:ascii="PT Serif" w:hAnsi="PT Serif"/>
          <w:color w:val="262626"/>
          <w:sz w:val="27"/>
          <w:szCs w:val="27"/>
          <w:shd w:val="clear" w:color="auto" w:fill="FFFFFF"/>
        </w:rPr>
        <w:t>What do you think about splitting this up into two figures? One for the detection of MPs (with some pictures from the microscop</w:t>
      </w:r>
      <w:r w:rsidR="00701825">
        <w:rPr>
          <w:rFonts w:ascii="PT Serif" w:hAnsi="PT Serif"/>
          <w:color w:val="262626"/>
          <w:sz w:val="27"/>
          <w:szCs w:val="27"/>
          <w:shd w:val="clear" w:color="auto" w:fill="FFFFFF"/>
        </w:rPr>
        <w:t>y work</w:t>
      </w:r>
      <w:r>
        <w:rPr>
          <w:rFonts w:ascii="PT Serif" w:hAnsi="PT Serif"/>
          <w:color w:val="262626"/>
          <w:sz w:val="27"/>
          <w:szCs w:val="27"/>
          <w:shd w:val="clear" w:color="auto" w:fill="FFFFFF"/>
        </w:rPr>
        <w:t>), and then another for the effects of MPs on oocytes.</w:t>
      </w:r>
    </w:p>
  </w:comment>
  <w:comment w:id="302" w:author="mnoonan" w:date="2022-08-25T15:20:00Z" w:initials=" ">
    <w:p w14:paraId="2BBA6964" w14:textId="5533A557" w:rsidR="00EA1248" w:rsidRDefault="00EA1248">
      <w:pPr>
        <w:pStyle w:val="CommentText"/>
      </w:pPr>
      <w:r>
        <w:rPr>
          <w:rStyle w:val="CommentReference"/>
        </w:rPr>
        <w:annotationRef/>
      </w:r>
      <w:r>
        <w:t>Above CT is cotton, here it is control.</w:t>
      </w:r>
    </w:p>
  </w:comment>
  <w:comment w:id="314" w:author="mnoonan" w:date="2022-08-26T03:17:00Z" w:initials=" ">
    <w:p w14:paraId="4A628157" w14:textId="59086E92" w:rsidR="00EB5A9E" w:rsidRDefault="00EB5A9E">
      <w:pPr>
        <w:pStyle w:val="CommentText"/>
      </w:pPr>
      <w:r>
        <w:rPr>
          <w:rStyle w:val="CommentReference"/>
        </w:rPr>
        <w:annotationRef/>
      </w:r>
      <w:r>
        <w:t>What about the details on all of the preparation of the glassware to avoid contamination?</w:t>
      </w:r>
    </w:p>
  </w:comment>
  <w:comment w:id="320" w:author="mnoonan" w:date="2022-08-26T03:19:00Z" w:initials=" ">
    <w:p w14:paraId="108113AC" w14:textId="3E971FD5" w:rsidR="00545754" w:rsidRDefault="00545754">
      <w:pPr>
        <w:pStyle w:val="CommentText"/>
      </w:pPr>
      <w:r>
        <w:rPr>
          <w:rStyle w:val="CommentReference"/>
        </w:rPr>
        <w:annotationRef/>
      </w:r>
      <w:r>
        <w:t>Something is wrong here.</w:t>
      </w:r>
    </w:p>
  </w:comment>
  <w:comment w:id="322" w:author="mnoonan" w:date="2022-08-26T03:20:00Z" w:initials=" ">
    <w:p w14:paraId="7F1F8CD0" w14:textId="5F368A34" w:rsidR="00545754" w:rsidRDefault="00545754">
      <w:pPr>
        <w:pStyle w:val="CommentText"/>
      </w:pPr>
      <w:r>
        <w:rPr>
          <w:rStyle w:val="CommentReference"/>
        </w:rPr>
        <w:annotationRef/>
      </w:r>
      <w:r>
        <w:t>The description of this step isn’t very clear.</w:t>
      </w:r>
    </w:p>
  </w:comment>
  <w:comment w:id="331" w:author="mnoonan" w:date="2022-08-26T03:21:00Z" w:initials=" ">
    <w:p w14:paraId="209FB5FF" w14:textId="09BBA00A" w:rsidR="00545754" w:rsidRDefault="00545754">
      <w:pPr>
        <w:pStyle w:val="CommentText"/>
      </w:pPr>
      <w:r>
        <w:rPr>
          <w:rStyle w:val="CommentReference"/>
        </w:rPr>
        <w:annotationRef/>
      </w:r>
      <w:r>
        <w:t>What isolation? MPs? Or oocyte and FF? You describe two isolation protocols.</w:t>
      </w:r>
    </w:p>
  </w:comment>
  <w:comment w:id="345" w:author="mnoonan" w:date="2022-08-26T03:27:00Z" w:initials=" ">
    <w:p w14:paraId="7A02626F" w14:textId="1F518C3F" w:rsidR="002F4B96" w:rsidRDefault="002F4B96">
      <w:pPr>
        <w:pStyle w:val="CommentText"/>
      </w:pPr>
      <w:r>
        <w:rPr>
          <w:rStyle w:val="CommentReference"/>
        </w:rPr>
        <w:annotationRef/>
      </w:r>
      <w:r>
        <w:t>Maybe clarify what this means? You might get non reproduction reviewers.</w:t>
      </w:r>
    </w:p>
  </w:comment>
  <w:comment w:id="346" w:author="mnoonan" w:date="2022-08-26T03:27:00Z" w:initials=" ">
    <w:p w14:paraId="634CDC10" w14:textId="14F45A1D" w:rsidR="002F4B96" w:rsidRDefault="002F4B96">
      <w:pPr>
        <w:pStyle w:val="CommentText"/>
      </w:pPr>
      <w:r>
        <w:rPr>
          <w:rStyle w:val="CommentReference"/>
        </w:rPr>
        <w:annotationRef/>
      </w:r>
      <w:r>
        <w:t>The reviewers might ask why you counted the number of sperm with attached beads, but not the number of oocytes.</w:t>
      </w:r>
    </w:p>
  </w:comment>
  <w:comment w:id="347" w:author="mnoonan" w:date="2022-08-26T03:28:00Z" w:initials=" ">
    <w:p w14:paraId="3AC38348" w14:textId="3F7ABB22" w:rsidR="002F4B96" w:rsidRDefault="002F4B96">
      <w:pPr>
        <w:pStyle w:val="CommentText"/>
      </w:pPr>
      <w:r>
        <w:rPr>
          <w:rStyle w:val="CommentReference"/>
        </w:rPr>
        <w:annotationRef/>
      </w:r>
      <w:r>
        <w:t>Maybe have a table with the full details?</w:t>
      </w:r>
    </w:p>
  </w:comment>
  <w:comment w:id="348" w:author="mnoonan" w:date="2022-08-26T03:29:00Z" w:initials=" ">
    <w:p w14:paraId="79FC892C" w14:textId="28BA633A" w:rsidR="002F4B96" w:rsidRDefault="002F4B96">
      <w:pPr>
        <w:pStyle w:val="CommentText"/>
      </w:pPr>
      <w:r>
        <w:rPr>
          <w:rStyle w:val="CommentReference"/>
        </w:rPr>
        <w:annotationRef/>
      </w:r>
      <w:r>
        <w:t>PBS not defined.</w:t>
      </w:r>
    </w:p>
  </w:comment>
  <w:comment w:id="349" w:author="mnoonan" w:date="2022-08-26T03:30:00Z" w:initials=" ">
    <w:p w14:paraId="3043B41F" w14:textId="7A38B12D" w:rsidR="00142C55" w:rsidRDefault="00142C55">
      <w:pPr>
        <w:pStyle w:val="CommentText"/>
      </w:pPr>
      <w:r>
        <w:rPr>
          <w:rStyle w:val="CommentReference"/>
        </w:rPr>
        <w:annotationRef/>
      </w:r>
      <w:r>
        <w:t>Any potential bias here? i.e., did the number of oocytes removed from any of the groups differ?</w:t>
      </w:r>
    </w:p>
  </w:comment>
  <w:comment w:id="350" w:author="mnoonan" w:date="2022-08-26T03:32:00Z" w:initials=" ">
    <w:p w14:paraId="4FB7376B" w14:textId="7B0B7971" w:rsidR="008176E0" w:rsidRDefault="008176E0">
      <w:pPr>
        <w:pStyle w:val="CommentText"/>
      </w:pPr>
      <w:r>
        <w:rPr>
          <w:rStyle w:val="CommentReference"/>
        </w:rPr>
        <w:annotationRef/>
      </w:r>
      <w:r>
        <w:t>BSA not defined.</w:t>
      </w:r>
    </w:p>
  </w:comment>
  <w:comment w:id="375" w:author="mnoonan" w:date="2022-08-26T03:39:00Z" w:initials=" ">
    <w:p w14:paraId="6B92A56D" w14:textId="7A2260A9" w:rsidR="00A56C4B" w:rsidRDefault="00A56C4B">
      <w:pPr>
        <w:pStyle w:val="CommentText"/>
      </w:pPr>
      <w:r>
        <w:rPr>
          <w:rStyle w:val="CommentReference"/>
        </w:rPr>
        <w:annotationRef/>
      </w:r>
      <w:r>
        <w:t>Changed so the order here matches the description that follows.</w:t>
      </w:r>
    </w:p>
  </w:comment>
  <w:comment w:id="378" w:author="mnoonan" w:date="2022-08-26T03:36:00Z" w:initials=" ">
    <w:p w14:paraId="54F950D2" w14:textId="12CBEF7C" w:rsidR="00466B74" w:rsidRDefault="00466B74">
      <w:pPr>
        <w:pStyle w:val="CommentText"/>
      </w:pPr>
      <w:r>
        <w:rPr>
          <w:rStyle w:val="CommentReference"/>
        </w:rPr>
        <w:annotationRef/>
      </w:r>
      <w:r>
        <w:t xml:space="preserve">This description is strange. Why one or the other? What determined what protocol was followed? </w:t>
      </w:r>
    </w:p>
  </w:comment>
  <w:comment w:id="384" w:author="mnoonan" w:date="2022-08-26T03:36:00Z" w:initials=" ">
    <w:p w14:paraId="59002937" w14:textId="05D0F2E8" w:rsidR="00466B74" w:rsidRDefault="00466B74">
      <w:pPr>
        <w:pStyle w:val="CommentText"/>
      </w:pPr>
      <w:r>
        <w:rPr>
          <w:rStyle w:val="CommentReference"/>
        </w:rPr>
        <w:annotationRef/>
      </w:r>
      <w:r>
        <w:t xml:space="preserve">Where? </w:t>
      </w:r>
    </w:p>
  </w:comment>
  <w:comment w:id="386" w:author="mnoonan" w:date="2022-08-26T03:37:00Z" w:initials=" ">
    <w:p w14:paraId="6847BAAC" w14:textId="2EEA31C0" w:rsidR="00466B74" w:rsidRDefault="00466B74">
      <w:pPr>
        <w:pStyle w:val="CommentText"/>
      </w:pPr>
      <w:r>
        <w:rPr>
          <w:rStyle w:val="CommentReference"/>
        </w:rPr>
        <w:annotationRef/>
      </w:r>
      <w:r>
        <w:t>This can’t be correct? It must be total number of sperm per some unit area?</w:t>
      </w:r>
    </w:p>
  </w:comment>
  <w:comment w:id="398" w:author="mnoonan" w:date="2022-08-26T03:41:00Z" w:initials=" ">
    <w:p w14:paraId="7160CCC0" w14:textId="12EB3EFD" w:rsidR="00046AA1" w:rsidRDefault="00046AA1">
      <w:pPr>
        <w:pStyle w:val="CommentText"/>
      </w:pPr>
      <w:r>
        <w:rPr>
          <w:rStyle w:val="CommentReference"/>
        </w:rPr>
        <w:annotationRef/>
      </w:r>
      <w:r>
        <w:t>Maybe a brief sentence on what this software does?</w:t>
      </w:r>
      <w:r w:rsidR="00E5306B">
        <w:t xml:space="preserve"> To me this means nothing.</w:t>
      </w:r>
    </w:p>
  </w:comment>
  <w:comment w:id="416" w:author="mnoonan" w:date="2022-08-26T03:48:00Z" w:initials=" ">
    <w:p w14:paraId="7744A80B" w14:textId="42553EF2" w:rsidR="004F63A7" w:rsidRDefault="004F63A7">
      <w:pPr>
        <w:pStyle w:val="CommentText"/>
      </w:pPr>
      <w:r>
        <w:rPr>
          <w:rStyle w:val="CommentReference"/>
        </w:rPr>
        <w:annotationRef/>
      </w:r>
      <w:r>
        <w:t>Added to what?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8308B5" w15:done="0"/>
  <w15:commentEx w15:paraId="3CA5CA10" w15:done="0"/>
  <w15:commentEx w15:paraId="231CB6A0" w15:done="0"/>
  <w15:commentEx w15:paraId="1A7B74F8" w15:done="0"/>
  <w15:commentEx w15:paraId="5967B7A0" w15:done="0"/>
  <w15:commentEx w15:paraId="0F685B42" w15:done="0"/>
  <w15:commentEx w15:paraId="1D68B99A" w15:done="0"/>
  <w15:commentEx w15:paraId="149615F6" w15:done="0"/>
  <w15:commentEx w15:paraId="2DD1743A" w15:done="0"/>
  <w15:commentEx w15:paraId="10003F03" w15:done="0"/>
  <w15:commentEx w15:paraId="007420B9" w15:done="0"/>
  <w15:commentEx w15:paraId="66C2C78E" w15:done="0"/>
  <w15:commentEx w15:paraId="2BBA6964" w15:done="0"/>
  <w15:commentEx w15:paraId="4A628157" w15:done="0"/>
  <w15:commentEx w15:paraId="108113AC" w15:done="0"/>
  <w15:commentEx w15:paraId="7F1F8CD0" w15:done="0"/>
  <w15:commentEx w15:paraId="209FB5FF" w15:done="0"/>
  <w15:commentEx w15:paraId="7A02626F" w15:done="0"/>
  <w15:commentEx w15:paraId="634CDC10" w15:done="0"/>
  <w15:commentEx w15:paraId="3AC38348" w15:done="0"/>
  <w15:commentEx w15:paraId="79FC892C" w15:done="0"/>
  <w15:commentEx w15:paraId="3043B41F" w15:done="0"/>
  <w15:commentEx w15:paraId="4FB7376B" w15:done="0"/>
  <w15:commentEx w15:paraId="6B92A56D" w15:done="0"/>
  <w15:commentEx w15:paraId="54F950D2" w15:done="0"/>
  <w15:commentEx w15:paraId="59002937" w15:done="0"/>
  <w15:commentEx w15:paraId="6847BAAC" w15:done="0"/>
  <w15:commentEx w15:paraId="7160CCC0" w15:done="0"/>
  <w15:commentEx w15:paraId="7744A8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20D59" w16cex:dateUtc="2022-08-25T22:01:00Z"/>
  <w16cex:commentExtensible w16cex:durableId="26B1F90A" w16cex:dateUtc="2022-08-25T20:35:00Z"/>
  <w16cex:commentExtensible w16cex:durableId="26B20031" w16cex:dateUtc="2022-08-25T21:05:00Z"/>
  <w16cex:commentExtensible w16cex:durableId="26B20C76" w16cex:dateUtc="2022-08-25T21:57:00Z"/>
  <w16cex:commentExtensible w16cex:durableId="26B20721" w16cex:dateUtc="2022-08-25T21:35:00Z"/>
  <w16cex:commentExtensible w16cex:durableId="26B20EA7" w16cex:dateUtc="2022-08-25T22:07:00Z"/>
  <w16cex:commentExtensible w16cex:durableId="26B2109F" w16cex:dateUtc="2022-08-25T22:15:00Z"/>
  <w16cex:commentExtensible w16cex:durableId="26B20FC3" w16cex:dateUtc="2022-08-25T22:12:00Z"/>
  <w16cex:commentExtensible w16cex:durableId="26B21275" w16cex:dateUtc="2022-08-25T22:23:00Z"/>
  <w16cex:commentExtensible w16cex:durableId="26B21289" w16cex:dateUtc="2022-08-25T22:23:00Z"/>
  <w16cex:commentExtensible w16cex:durableId="26B211EA" w16cex:dateUtc="2022-08-25T22:21:00Z"/>
  <w16cex:commentExtensible w16cex:durableId="26B2133B" w16cex:dateUtc="2022-08-25T22:26:00Z"/>
  <w16cex:commentExtensible w16cex:durableId="26B211D8" w16cex:dateUtc="2022-08-25T22:20:00Z"/>
  <w16cex:commentExtensible w16cex:durableId="26B2B9D4" w16cex:dateUtc="2022-08-26T01:17:00Z"/>
  <w16cex:commentExtensible w16cex:durableId="26B2BA51" w16cex:dateUtc="2022-08-26T01:19:00Z"/>
  <w16cex:commentExtensible w16cex:durableId="26B2BA7A" w16cex:dateUtc="2022-08-26T01:20:00Z"/>
  <w16cex:commentExtensible w16cex:durableId="26B2BACF" w16cex:dateUtc="2022-08-26T01:21:00Z"/>
  <w16cex:commentExtensible w16cex:durableId="26B2BC1D" w16cex:dateUtc="2022-08-26T01:27:00Z"/>
  <w16cex:commentExtensible w16cex:durableId="26B2BC3E" w16cex:dateUtc="2022-08-26T01:27:00Z"/>
  <w16cex:commentExtensible w16cex:durableId="26B2BC6D" w16cex:dateUtc="2022-08-26T01:28:00Z"/>
  <w16cex:commentExtensible w16cex:durableId="26B2BC8A" w16cex:dateUtc="2022-08-26T01:29:00Z"/>
  <w16cex:commentExtensible w16cex:durableId="26B2BCCD" w16cex:dateUtc="2022-08-26T01:30:00Z"/>
  <w16cex:commentExtensible w16cex:durableId="26B2BD4C" w16cex:dateUtc="2022-08-26T01:32:00Z"/>
  <w16cex:commentExtensible w16cex:durableId="26B2BF0E" w16cex:dateUtc="2022-08-26T01:39:00Z"/>
  <w16cex:commentExtensible w16cex:durableId="26B2BE2F" w16cex:dateUtc="2022-08-26T01:36:00Z"/>
  <w16cex:commentExtensible w16cex:durableId="26B2BE52" w16cex:dateUtc="2022-08-26T01:36:00Z"/>
  <w16cex:commentExtensible w16cex:durableId="26B2BE75" w16cex:dateUtc="2022-08-26T01:37:00Z"/>
  <w16cex:commentExtensible w16cex:durableId="26B2BF85" w16cex:dateUtc="2022-08-26T01:41:00Z"/>
  <w16cex:commentExtensible w16cex:durableId="26B2C10A" w16cex:dateUtc="2022-08-26T0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8308B5" w16cid:durableId="26B20D59"/>
  <w16cid:commentId w16cid:paraId="3CA5CA10" w16cid:durableId="26B1F90A"/>
  <w16cid:commentId w16cid:paraId="231CB6A0" w16cid:durableId="26B20031"/>
  <w16cid:commentId w16cid:paraId="1A7B74F8" w16cid:durableId="26B20C76"/>
  <w16cid:commentId w16cid:paraId="5967B7A0" w16cid:durableId="26B20721"/>
  <w16cid:commentId w16cid:paraId="0F685B42" w16cid:durableId="26B20EA7"/>
  <w16cid:commentId w16cid:paraId="1D68B99A" w16cid:durableId="26B2109F"/>
  <w16cid:commentId w16cid:paraId="149615F6" w16cid:durableId="26B20FC3"/>
  <w16cid:commentId w16cid:paraId="2DD1743A" w16cid:durableId="26B21275"/>
  <w16cid:commentId w16cid:paraId="10003F03" w16cid:durableId="26B21289"/>
  <w16cid:commentId w16cid:paraId="007420B9" w16cid:durableId="26B211EA"/>
  <w16cid:commentId w16cid:paraId="66C2C78E" w16cid:durableId="26B2133B"/>
  <w16cid:commentId w16cid:paraId="2BBA6964" w16cid:durableId="26B211D8"/>
  <w16cid:commentId w16cid:paraId="4A628157" w16cid:durableId="26B2B9D4"/>
  <w16cid:commentId w16cid:paraId="108113AC" w16cid:durableId="26B2BA51"/>
  <w16cid:commentId w16cid:paraId="7F1F8CD0" w16cid:durableId="26B2BA7A"/>
  <w16cid:commentId w16cid:paraId="209FB5FF" w16cid:durableId="26B2BACF"/>
  <w16cid:commentId w16cid:paraId="7A02626F" w16cid:durableId="26B2BC1D"/>
  <w16cid:commentId w16cid:paraId="634CDC10" w16cid:durableId="26B2BC3E"/>
  <w16cid:commentId w16cid:paraId="3AC38348" w16cid:durableId="26B2BC6D"/>
  <w16cid:commentId w16cid:paraId="79FC892C" w16cid:durableId="26B2BC8A"/>
  <w16cid:commentId w16cid:paraId="3043B41F" w16cid:durableId="26B2BCCD"/>
  <w16cid:commentId w16cid:paraId="4FB7376B" w16cid:durableId="26B2BD4C"/>
  <w16cid:commentId w16cid:paraId="6B92A56D" w16cid:durableId="26B2BF0E"/>
  <w16cid:commentId w16cid:paraId="54F950D2" w16cid:durableId="26B2BE2F"/>
  <w16cid:commentId w16cid:paraId="59002937" w16cid:durableId="26B2BE52"/>
  <w16cid:commentId w16cid:paraId="6847BAAC" w16cid:durableId="26B2BE75"/>
  <w16cid:commentId w16cid:paraId="7160CCC0" w16cid:durableId="26B2BF85"/>
  <w16cid:commentId w16cid:paraId="7744A80B" w16cid:durableId="26B2C1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4C77D" w14:textId="77777777" w:rsidR="007D0BB2" w:rsidRDefault="007D0BB2" w:rsidP="004A10BE">
      <w:r>
        <w:separator/>
      </w:r>
    </w:p>
  </w:endnote>
  <w:endnote w:type="continuationSeparator" w:id="0">
    <w:p w14:paraId="59DEC079" w14:textId="77777777" w:rsidR="007D0BB2" w:rsidRDefault="007D0BB2"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T Serif">
    <w:panose1 w:val="020A0603040505020204"/>
    <w:charset w:val="4D"/>
    <w:family w:val="roman"/>
    <w:pitch w:val="variable"/>
    <w:sig w:usb0="A00002EF" w:usb1="5000204B" w:usb2="00000000" w:usb3="00000000" w:csb0="00000097"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085BB" w14:textId="77777777" w:rsidR="00B547A9" w:rsidRPr="004021D9" w:rsidRDefault="00B547A9"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00AB5717">
      <w:rPr>
        <w:sz w:val="18"/>
        <w:szCs w:val="18"/>
      </w:rPr>
      <w:t xml:space="preserve">                </w:t>
    </w:r>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43E75FAE" w14:textId="77777777" w:rsidR="00B547A9" w:rsidRPr="00B547A9" w:rsidRDefault="00B547A9"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9CC3" w14:textId="77777777" w:rsidR="00A4424B" w:rsidRPr="004021D9" w:rsidRDefault="00A4424B" w:rsidP="004021D9">
    <w:pPr>
      <w:pStyle w:val="Footer"/>
      <w:pBdr>
        <w:top w:val="single" w:sz="4" w:space="1" w:color="auto"/>
      </w:pBdr>
      <w:rPr>
        <w:sz w:val="18"/>
        <w:szCs w:val="18"/>
      </w:rPr>
    </w:pPr>
    <w:r w:rsidRPr="004021D9">
      <w:rPr>
        <w:i/>
        <w:sz w:val="18"/>
        <w:szCs w:val="18"/>
      </w:rPr>
      <w:t>S</w:t>
    </w:r>
    <w:r w:rsidR="00EC6675">
      <w:rPr>
        <w:i/>
        <w:sz w:val="18"/>
        <w:szCs w:val="18"/>
      </w:rPr>
      <w:t xml:space="preserve">cience </w:t>
    </w:r>
    <w:r w:rsidRPr="004021D9">
      <w:rPr>
        <w:i/>
        <w:sz w:val="18"/>
        <w:szCs w:val="18"/>
      </w:rPr>
      <w:t>Advances</w:t>
    </w:r>
    <w:r w:rsidR="005B36C0">
      <w:rPr>
        <w:sz w:val="18"/>
        <w:szCs w:val="18"/>
      </w:rPr>
      <w:t xml:space="preserve"> </w:t>
    </w:r>
    <w:r w:rsidR="00244F9B">
      <w:rPr>
        <w:sz w:val="18"/>
        <w:szCs w:val="18"/>
      </w:rPr>
      <w:t xml:space="preserve"> </w:t>
    </w:r>
    <w:r w:rsidR="00EC6675">
      <w:rPr>
        <w:sz w:val="18"/>
        <w:szCs w:val="18"/>
      </w:rPr>
      <w:t xml:space="preserve">                                             </w:t>
    </w:r>
    <w:r w:rsidR="00244F9B">
      <w:rPr>
        <w:sz w:val="18"/>
        <w:szCs w:val="18"/>
      </w:rPr>
      <w:t xml:space="preserve">Manuscript Template                                                                                          </w:t>
    </w:r>
    <w:r w:rsidR="00EC6675">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28BDB05F" w14:textId="77777777" w:rsidR="00A4424B" w:rsidRDefault="00A44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3D8A5" w14:textId="77777777" w:rsidR="007D0BB2" w:rsidRDefault="007D0BB2" w:rsidP="004A10BE">
      <w:r>
        <w:separator/>
      </w:r>
    </w:p>
  </w:footnote>
  <w:footnote w:type="continuationSeparator" w:id="0">
    <w:p w14:paraId="08E7FD1E" w14:textId="77777777" w:rsidR="007D0BB2" w:rsidRDefault="007D0BB2"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7D5C3" w14:textId="77777777" w:rsidR="00A4424B" w:rsidRDefault="00A4424B" w:rsidP="004A10BE">
    <w:pPr>
      <w:pStyle w:val="Header"/>
    </w:pPr>
    <w:r>
      <w:tab/>
    </w:r>
  </w:p>
  <w:tbl>
    <w:tblPr>
      <w:tblW w:w="13110" w:type="dxa"/>
      <w:tblInd w:w="738" w:type="dxa"/>
      <w:tblLook w:val="04A0" w:firstRow="1" w:lastRow="0" w:firstColumn="1" w:lastColumn="0" w:noHBand="0" w:noVBand="1"/>
    </w:tblPr>
    <w:tblGrid>
      <w:gridCol w:w="6840"/>
      <w:gridCol w:w="6270"/>
    </w:tblGrid>
    <w:tr w:rsidR="00B547A9" w:rsidRPr="00A96E1E" w14:paraId="0509CF2F" w14:textId="77777777" w:rsidTr="48B42113">
      <w:trPr>
        <w:trHeight w:val="900"/>
      </w:trPr>
      <w:tc>
        <w:tcPr>
          <w:tcW w:w="6840" w:type="dxa"/>
          <w:shd w:val="clear" w:color="auto" w:fill="auto"/>
        </w:tcPr>
        <w:p w14:paraId="41E0684A" w14:textId="77777777" w:rsidR="00B547A9" w:rsidRPr="00A96E1E" w:rsidRDefault="48B42113" w:rsidP="00A96E1E">
          <w:pPr>
            <w:ind w:right="-86"/>
            <w:rPr>
              <w:rFonts w:ascii="Times" w:hAnsi="Times"/>
              <w:noProof/>
            </w:rPr>
          </w:pPr>
          <w:r>
            <w:rPr>
              <w:noProof/>
            </w:rPr>
            <w:drawing>
              <wp:inline distT="0" distB="0" distL="0" distR="0" wp14:anchorId="598C8C7C" wp14:editId="1AC6CE5B">
                <wp:extent cx="3657600" cy="762000"/>
                <wp:effectExtent l="0" t="0" r="0" b="0"/>
                <wp:docPr id="1" name="Picture 1"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3657600" cy="762000"/>
                        </a:xfrm>
                        <a:prstGeom prst="rect">
                          <a:avLst/>
                        </a:prstGeom>
                      </pic:spPr>
                    </pic:pic>
                  </a:graphicData>
                </a:graphic>
              </wp:inline>
            </w:drawing>
          </w:r>
        </w:p>
      </w:tc>
      <w:tc>
        <w:tcPr>
          <w:tcW w:w="6270" w:type="dxa"/>
          <w:shd w:val="clear" w:color="auto" w:fill="auto"/>
          <w:vAlign w:val="center"/>
        </w:tcPr>
        <w:p w14:paraId="590DBF8A" w14:textId="77777777" w:rsidR="00516D77" w:rsidRDefault="00B547A9" w:rsidP="00A96E1E">
          <w:pPr>
            <w:ind w:right="1008"/>
            <w:rPr>
              <w:b/>
              <w:sz w:val="48"/>
              <w:szCs w:val="22"/>
            </w:rPr>
          </w:pPr>
          <w:r w:rsidRPr="00A96E1E">
            <w:rPr>
              <w:b/>
              <w:sz w:val="48"/>
              <w:szCs w:val="22"/>
            </w:rPr>
            <w:t xml:space="preserve">Manuscript </w:t>
          </w:r>
        </w:p>
        <w:p w14:paraId="7F79F71B" w14:textId="77777777" w:rsidR="00B547A9" w:rsidRPr="00A96E1E" w:rsidRDefault="00B547A9" w:rsidP="00A96E1E">
          <w:pPr>
            <w:ind w:right="1008"/>
            <w:rPr>
              <w:b/>
              <w:sz w:val="36"/>
              <w:szCs w:val="22"/>
            </w:rPr>
          </w:pPr>
          <w:r w:rsidRPr="00A96E1E">
            <w:rPr>
              <w:b/>
              <w:sz w:val="48"/>
              <w:szCs w:val="22"/>
            </w:rPr>
            <w:t>Template</w:t>
          </w:r>
        </w:p>
      </w:tc>
    </w:tr>
  </w:tbl>
  <w:p w14:paraId="645DE1AA" w14:textId="77777777" w:rsidR="00A4424B" w:rsidRDefault="00A4424B"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C8306B60"/>
    <w:lvl w:ilvl="0" w:tplc="7304FF5E">
      <w:start w:val="1"/>
      <w:numFmt w:val="decimal"/>
      <w:lvlText w:val="%1."/>
      <w:lvlJc w:val="left"/>
      <w:pPr>
        <w:tabs>
          <w:tab w:val="num" w:pos="1800"/>
        </w:tabs>
        <w:ind w:left="1800" w:hanging="360"/>
      </w:pPr>
    </w:lvl>
    <w:lvl w:ilvl="1" w:tplc="6436CA44">
      <w:numFmt w:val="decimal"/>
      <w:lvlText w:val=""/>
      <w:lvlJc w:val="left"/>
    </w:lvl>
    <w:lvl w:ilvl="2" w:tplc="11B6FA4E">
      <w:numFmt w:val="decimal"/>
      <w:lvlText w:val=""/>
      <w:lvlJc w:val="left"/>
    </w:lvl>
    <w:lvl w:ilvl="3" w:tplc="25CA29AA">
      <w:numFmt w:val="decimal"/>
      <w:lvlText w:val=""/>
      <w:lvlJc w:val="left"/>
    </w:lvl>
    <w:lvl w:ilvl="4" w:tplc="D674BF2E">
      <w:numFmt w:val="decimal"/>
      <w:lvlText w:val=""/>
      <w:lvlJc w:val="left"/>
    </w:lvl>
    <w:lvl w:ilvl="5" w:tplc="C46C1C2E">
      <w:numFmt w:val="decimal"/>
      <w:lvlText w:val=""/>
      <w:lvlJc w:val="left"/>
    </w:lvl>
    <w:lvl w:ilvl="6" w:tplc="89D680B8">
      <w:numFmt w:val="decimal"/>
      <w:lvlText w:val=""/>
      <w:lvlJc w:val="left"/>
    </w:lvl>
    <w:lvl w:ilvl="7" w:tplc="A46AE3A8">
      <w:numFmt w:val="decimal"/>
      <w:lvlText w:val=""/>
      <w:lvlJc w:val="left"/>
    </w:lvl>
    <w:lvl w:ilvl="8" w:tplc="5A58773E">
      <w:numFmt w:val="decimal"/>
      <w:lvlText w:val=""/>
      <w:lvlJc w:val="left"/>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50796"/>
    <w:multiLevelType w:val="hybridMultilevel"/>
    <w:tmpl w:val="76BC72BA"/>
    <w:lvl w:ilvl="0" w:tplc="EE5287B4">
      <w:start w:val="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808136">
    <w:abstractNumId w:val="12"/>
  </w:num>
  <w:num w:numId="2" w16cid:durableId="1781337880">
    <w:abstractNumId w:val="10"/>
  </w:num>
  <w:num w:numId="3" w16cid:durableId="1882471264">
    <w:abstractNumId w:val="8"/>
  </w:num>
  <w:num w:numId="4" w16cid:durableId="1829664484">
    <w:abstractNumId w:val="7"/>
  </w:num>
  <w:num w:numId="5" w16cid:durableId="1132556153">
    <w:abstractNumId w:val="6"/>
  </w:num>
  <w:num w:numId="6" w16cid:durableId="1824463279">
    <w:abstractNumId w:val="5"/>
  </w:num>
  <w:num w:numId="7" w16cid:durableId="182982808">
    <w:abstractNumId w:val="9"/>
  </w:num>
  <w:num w:numId="8" w16cid:durableId="1822425563">
    <w:abstractNumId w:val="4"/>
  </w:num>
  <w:num w:numId="9" w16cid:durableId="633870236">
    <w:abstractNumId w:val="3"/>
  </w:num>
  <w:num w:numId="10" w16cid:durableId="962537803">
    <w:abstractNumId w:val="2"/>
  </w:num>
  <w:num w:numId="11" w16cid:durableId="953904427">
    <w:abstractNumId w:val="1"/>
  </w:num>
  <w:num w:numId="12" w16cid:durableId="854920252">
    <w:abstractNumId w:val="16"/>
  </w:num>
  <w:num w:numId="13" w16cid:durableId="1205290128">
    <w:abstractNumId w:val="14"/>
  </w:num>
  <w:num w:numId="14" w16cid:durableId="1370884156">
    <w:abstractNumId w:val="11"/>
  </w:num>
  <w:num w:numId="15" w16cid:durableId="2043892913">
    <w:abstractNumId w:val="15"/>
  </w:num>
  <w:num w:numId="16" w16cid:durableId="1345476290">
    <w:abstractNumId w:val="0"/>
  </w:num>
  <w:num w:numId="17" w16cid:durableId="1784677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noonan">
    <w15:presenceInfo w15:providerId="None" w15:userId="mnoo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210CF"/>
    <w:rsid w:val="000355EA"/>
    <w:rsid w:val="0003674A"/>
    <w:rsid w:val="00037583"/>
    <w:rsid w:val="000377D0"/>
    <w:rsid w:val="0004134A"/>
    <w:rsid w:val="00042923"/>
    <w:rsid w:val="00042B94"/>
    <w:rsid w:val="000444DD"/>
    <w:rsid w:val="00046AA1"/>
    <w:rsid w:val="00050A43"/>
    <w:rsid w:val="00056FCB"/>
    <w:rsid w:val="00072112"/>
    <w:rsid w:val="000770A7"/>
    <w:rsid w:val="000A6285"/>
    <w:rsid w:val="000B2C20"/>
    <w:rsid w:val="000B7F0C"/>
    <w:rsid w:val="000E6306"/>
    <w:rsid w:val="0010470F"/>
    <w:rsid w:val="00121D69"/>
    <w:rsid w:val="00125A6E"/>
    <w:rsid w:val="001422F4"/>
    <w:rsid w:val="00142C55"/>
    <w:rsid w:val="00143D0F"/>
    <w:rsid w:val="001551B3"/>
    <w:rsid w:val="0015638C"/>
    <w:rsid w:val="00157597"/>
    <w:rsid w:val="0015770B"/>
    <w:rsid w:val="00161946"/>
    <w:rsid w:val="00161C59"/>
    <w:rsid w:val="001649DA"/>
    <w:rsid w:val="00165297"/>
    <w:rsid w:val="001662E0"/>
    <w:rsid w:val="00180203"/>
    <w:rsid w:val="0018028B"/>
    <w:rsid w:val="0018376B"/>
    <w:rsid w:val="0019673C"/>
    <w:rsid w:val="001A5BBD"/>
    <w:rsid w:val="001A6372"/>
    <w:rsid w:val="001B3B1A"/>
    <w:rsid w:val="001B5133"/>
    <w:rsid w:val="001B658A"/>
    <w:rsid w:val="001B760C"/>
    <w:rsid w:val="001E37BC"/>
    <w:rsid w:val="001E7E8B"/>
    <w:rsid w:val="002027EB"/>
    <w:rsid w:val="00202BD8"/>
    <w:rsid w:val="0020562D"/>
    <w:rsid w:val="002056A7"/>
    <w:rsid w:val="00222BCB"/>
    <w:rsid w:val="00223F87"/>
    <w:rsid w:val="0022573C"/>
    <w:rsid w:val="002311B1"/>
    <w:rsid w:val="00237B12"/>
    <w:rsid w:val="00244F9B"/>
    <w:rsid w:val="0025361E"/>
    <w:rsid w:val="002542CA"/>
    <w:rsid w:val="002545A6"/>
    <w:rsid w:val="002622C2"/>
    <w:rsid w:val="00266FB0"/>
    <w:rsid w:val="002762CB"/>
    <w:rsid w:val="00282E2A"/>
    <w:rsid w:val="00284AA0"/>
    <w:rsid w:val="002A001D"/>
    <w:rsid w:val="002A4543"/>
    <w:rsid w:val="002C3D1D"/>
    <w:rsid w:val="002E733A"/>
    <w:rsid w:val="002F4616"/>
    <w:rsid w:val="002F4B96"/>
    <w:rsid w:val="00307125"/>
    <w:rsid w:val="00307525"/>
    <w:rsid w:val="003100AC"/>
    <w:rsid w:val="00337367"/>
    <w:rsid w:val="003379D6"/>
    <w:rsid w:val="00346E86"/>
    <w:rsid w:val="00352C52"/>
    <w:rsid w:val="00384F62"/>
    <w:rsid w:val="00385A1C"/>
    <w:rsid w:val="003A51C2"/>
    <w:rsid w:val="003A5BD1"/>
    <w:rsid w:val="003B6753"/>
    <w:rsid w:val="003B6B53"/>
    <w:rsid w:val="003B7AE9"/>
    <w:rsid w:val="003C63AD"/>
    <w:rsid w:val="003E2FF5"/>
    <w:rsid w:val="003E5A9F"/>
    <w:rsid w:val="003F0B91"/>
    <w:rsid w:val="00401160"/>
    <w:rsid w:val="004021D9"/>
    <w:rsid w:val="00402374"/>
    <w:rsid w:val="00411069"/>
    <w:rsid w:val="0041521B"/>
    <w:rsid w:val="00423C6C"/>
    <w:rsid w:val="004314E0"/>
    <w:rsid w:val="00454396"/>
    <w:rsid w:val="00456B3B"/>
    <w:rsid w:val="004602D0"/>
    <w:rsid w:val="00466B74"/>
    <w:rsid w:val="00467929"/>
    <w:rsid w:val="00490034"/>
    <w:rsid w:val="00491A0D"/>
    <w:rsid w:val="004927CF"/>
    <w:rsid w:val="004A10BE"/>
    <w:rsid w:val="004A4A54"/>
    <w:rsid w:val="004C6454"/>
    <w:rsid w:val="004F57B5"/>
    <w:rsid w:val="004F63A7"/>
    <w:rsid w:val="00516D77"/>
    <w:rsid w:val="00530500"/>
    <w:rsid w:val="005341F3"/>
    <w:rsid w:val="00534DAE"/>
    <w:rsid w:val="00534E77"/>
    <w:rsid w:val="00535A83"/>
    <w:rsid w:val="00536AB1"/>
    <w:rsid w:val="005373ED"/>
    <w:rsid w:val="00545754"/>
    <w:rsid w:val="0055277A"/>
    <w:rsid w:val="00556452"/>
    <w:rsid w:val="005645CB"/>
    <w:rsid w:val="005677D3"/>
    <w:rsid w:val="005779FF"/>
    <w:rsid w:val="00585E49"/>
    <w:rsid w:val="00590A7D"/>
    <w:rsid w:val="005A217D"/>
    <w:rsid w:val="005B36C0"/>
    <w:rsid w:val="005D1073"/>
    <w:rsid w:val="005D52A3"/>
    <w:rsid w:val="005F52D0"/>
    <w:rsid w:val="005F5FD2"/>
    <w:rsid w:val="00605309"/>
    <w:rsid w:val="00612E0D"/>
    <w:rsid w:val="00630E77"/>
    <w:rsid w:val="00634933"/>
    <w:rsid w:val="0064261D"/>
    <w:rsid w:val="00651915"/>
    <w:rsid w:val="006567C4"/>
    <w:rsid w:val="00661316"/>
    <w:rsid w:val="00661697"/>
    <w:rsid w:val="00667C68"/>
    <w:rsid w:val="00672B5D"/>
    <w:rsid w:val="00672FB2"/>
    <w:rsid w:val="006772C0"/>
    <w:rsid w:val="00677536"/>
    <w:rsid w:val="0069612A"/>
    <w:rsid w:val="006965B6"/>
    <w:rsid w:val="006A01E0"/>
    <w:rsid w:val="006B67F2"/>
    <w:rsid w:val="006F0785"/>
    <w:rsid w:val="006F3A39"/>
    <w:rsid w:val="006F445B"/>
    <w:rsid w:val="00701825"/>
    <w:rsid w:val="00702179"/>
    <w:rsid w:val="007261A5"/>
    <w:rsid w:val="0072653A"/>
    <w:rsid w:val="00726EB3"/>
    <w:rsid w:val="00750D5D"/>
    <w:rsid w:val="0075480B"/>
    <w:rsid w:val="00755DB0"/>
    <w:rsid w:val="00763EA3"/>
    <w:rsid w:val="007871B0"/>
    <w:rsid w:val="00790685"/>
    <w:rsid w:val="00792D8D"/>
    <w:rsid w:val="00795C85"/>
    <w:rsid w:val="007B400C"/>
    <w:rsid w:val="007B5E14"/>
    <w:rsid w:val="007C461D"/>
    <w:rsid w:val="007D0BB2"/>
    <w:rsid w:val="007E1FBC"/>
    <w:rsid w:val="007E2A5F"/>
    <w:rsid w:val="007E3E39"/>
    <w:rsid w:val="007F2B0F"/>
    <w:rsid w:val="007F6903"/>
    <w:rsid w:val="00800B9E"/>
    <w:rsid w:val="00801631"/>
    <w:rsid w:val="00811C5F"/>
    <w:rsid w:val="008176E0"/>
    <w:rsid w:val="00832E9F"/>
    <w:rsid w:val="00845597"/>
    <w:rsid w:val="00847D5A"/>
    <w:rsid w:val="008573F1"/>
    <w:rsid w:val="00863890"/>
    <w:rsid w:val="008645E8"/>
    <w:rsid w:val="00865346"/>
    <w:rsid w:val="008707B4"/>
    <w:rsid w:val="008A0DFF"/>
    <w:rsid w:val="008A2BA0"/>
    <w:rsid w:val="008A6137"/>
    <w:rsid w:val="008A625B"/>
    <w:rsid w:val="008B1BBB"/>
    <w:rsid w:val="008B3B38"/>
    <w:rsid w:val="008B3C35"/>
    <w:rsid w:val="008B601B"/>
    <w:rsid w:val="008D7751"/>
    <w:rsid w:val="0090405E"/>
    <w:rsid w:val="009062D9"/>
    <w:rsid w:val="00907A87"/>
    <w:rsid w:val="00912AF5"/>
    <w:rsid w:val="0093615D"/>
    <w:rsid w:val="00940CB9"/>
    <w:rsid w:val="00943D39"/>
    <w:rsid w:val="00945816"/>
    <w:rsid w:val="00950DEC"/>
    <w:rsid w:val="009621D0"/>
    <w:rsid w:val="009649F7"/>
    <w:rsid w:val="009748D2"/>
    <w:rsid w:val="00975163"/>
    <w:rsid w:val="00981749"/>
    <w:rsid w:val="0098249C"/>
    <w:rsid w:val="009824A9"/>
    <w:rsid w:val="009841BA"/>
    <w:rsid w:val="00986C84"/>
    <w:rsid w:val="009A6229"/>
    <w:rsid w:val="009D10A3"/>
    <w:rsid w:val="009E2D54"/>
    <w:rsid w:val="009E7C06"/>
    <w:rsid w:val="009F0B8D"/>
    <w:rsid w:val="009F4AD3"/>
    <w:rsid w:val="009F7CC1"/>
    <w:rsid w:val="00A02230"/>
    <w:rsid w:val="00A043A9"/>
    <w:rsid w:val="00A04CD2"/>
    <w:rsid w:val="00A058A2"/>
    <w:rsid w:val="00A06077"/>
    <w:rsid w:val="00A16C38"/>
    <w:rsid w:val="00A240FE"/>
    <w:rsid w:val="00A31496"/>
    <w:rsid w:val="00A320EB"/>
    <w:rsid w:val="00A402C7"/>
    <w:rsid w:val="00A4424B"/>
    <w:rsid w:val="00A47C65"/>
    <w:rsid w:val="00A53440"/>
    <w:rsid w:val="00A53B39"/>
    <w:rsid w:val="00A56C4B"/>
    <w:rsid w:val="00A6100E"/>
    <w:rsid w:val="00A634F4"/>
    <w:rsid w:val="00A71F2B"/>
    <w:rsid w:val="00A9311D"/>
    <w:rsid w:val="00A95582"/>
    <w:rsid w:val="00A96E1E"/>
    <w:rsid w:val="00AA412F"/>
    <w:rsid w:val="00AB2540"/>
    <w:rsid w:val="00AB5717"/>
    <w:rsid w:val="00AC1076"/>
    <w:rsid w:val="00AC2069"/>
    <w:rsid w:val="00AC2887"/>
    <w:rsid w:val="00AC364C"/>
    <w:rsid w:val="00AE514C"/>
    <w:rsid w:val="00AE6F15"/>
    <w:rsid w:val="00AF0CA3"/>
    <w:rsid w:val="00AF6017"/>
    <w:rsid w:val="00AF7229"/>
    <w:rsid w:val="00B151F8"/>
    <w:rsid w:val="00B33AC6"/>
    <w:rsid w:val="00B33C12"/>
    <w:rsid w:val="00B3405F"/>
    <w:rsid w:val="00B36EBC"/>
    <w:rsid w:val="00B43C16"/>
    <w:rsid w:val="00B547A9"/>
    <w:rsid w:val="00B80428"/>
    <w:rsid w:val="00B80D44"/>
    <w:rsid w:val="00B9057C"/>
    <w:rsid w:val="00B941ED"/>
    <w:rsid w:val="00B949F9"/>
    <w:rsid w:val="00BA203B"/>
    <w:rsid w:val="00BB0B78"/>
    <w:rsid w:val="00BB7BFC"/>
    <w:rsid w:val="00BC3E70"/>
    <w:rsid w:val="00BC44A1"/>
    <w:rsid w:val="00BE1F20"/>
    <w:rsid w:val="00BF179F"/>
    <w:rsid w:val="00BF24EC"/>
    <w:rsid w:val="00C00F10"/>
    <w:rsid w:val="00C022BD"/>
    <w:rsid w:val="00C24E70"/>
    <w:rsid w:val="00C403EC"/>
    <w:rsid w:val="00C63AB6"/>
    <w:rsid w:val="00C7168E"/>
    <w:rsid w:val="00C833DA"/>
    <w:rsid w:val="00C85127"/>
    <w:rsid w:val="00C87457"/>
    <w:rsid w:val="00C917E9"/>
    <w:rsid w:val="00CB31D5"/>
    <w:rsid w:val="00CB6904"/>
    <w:rsid w:val="00CC059C"/>
    <w:rsid w:val="00CC4248"/>
    <w:rsid w:val="00CD0C26"/>
    <w:rsid w:val="00CE3B9E"/>
    <w:rsid w:val="00CE5A08"/>
    <w:rsid w:val="00CE6AA7"/>
    <w:rsid w:val="00CF3D3B"/>
    <w:rsid w:val="00D10B6C"/>
    <w:rsid w:val="00D261B9"/>
    <w:rsid w:val="00D33949"/>
    <w:rsid w:val="00D41B42"/>
    <w:rsid w:val="00D52009"/>
    <w:rsid w:val="00D57045"/>
    <w:rsid w:val="00D57355"/>
    <w:rsid w:val="00D574C0"/>
    <w:rsid w:val="00D57978"/>
    <w:rsid w:val="00D7274F"/>
    <w:rsid w:val="00D72C37"/>
    <w:rsid w:val="00D81594"/>
    <w:rsid w:val="00D913D9"/>
    <w:rsid w:val="00D92A65"/>
    <w:rsid w:val="00DA6106"/>
    <w:rsid w:val="00DC4ED5"/>
    <w:rsid w:val="00DD6F03"/>
    <w:rsid w:val="00DE1D5C"/>
    <w:rsid w:val="00DE77F7"/>
    <w:rsid w:val="00DF2EEA"/>
    <w:rsid w:val="00DF767A"/>
    <w:rsid w:val="00E00C8C"/>
    <w:rsid w:val="00E03C99"/>
    <w:rsid w:val="00E046B8"/>
    <w:rsid w:val="00E158CC"/>
    <w:rsid w:val="00E17FA9"/>
    <w:rsid w:val="00E4249F"/>
    <w:rsid w:val="00E5306B"/>
    <w:rsid w:val="00E54DDF"/>
    <w:rsid w:val="00E61DE0"/>
    <w:rsid w:val="00E76322"/>
    <w:rsid w:val="00E81909"/>
    <w:rsid w:val="00E81A31"/>
    <w:rsid w:val="00E900D8"/>
    <w:rsid w:val="00E95E6E"/>
    <w:rsid w:val="00EA1248"/>
    <w:rsid w:val="00EA4CBB"/>
    <w:rsid w:val="00EA75EC"/>
    <w:rsid w:val="00EB3AC7"/>
    <w:rsid w:val="00EB4240"/>
    <w:rsid w:val="00EB5A9E"/>
    <w:rsid w:val="00EB6D47"/>
    <w:rsid w:val="00EC3451"/>
    <w:rsid w:val="00EC5A6C"/>
    <w:rsid w:val="00EC6675"/>
    <w:rsid w:val="00ED3846"/>
    <w:rsid w:val="00ED3CC6"/>
    <w:rsid w:val="00EE3ACF"/>
    <w:rsid w:val="00EE529F"/>
    <w:rsid w:val="00EE6549"/>
    <w:rsid w:val="00F01E4D"/>
    <w:rsid w:val="00F02265"/>
    <w:rsid w:val="00F04C7D"/>
    <w:rsid w:val="00F07817"/>
    <w:rsid w:val="00F11A85"/>
    <w:rsid w:val="00F2589B"/>
    <w:rsid w:val="00F33A8E"/>
    <w:rsid w:val="00F40AF5"/>
    <w:rsid w:val="00F62276"/>
    <w:rsid w:val="00F62B91"/>
    <w:rsid w:val="00F63402"/>
    <w:rsid w:val="00FA6774"/>
    <w:rsid w:val="00FB460E"/>
    <w:rsid w:val="00FC2185"/>
    <w:rsid w:val="00FD003F"/>
    <w:rsid w:val="00FD2DE3"/>
    <w:rsid w:val="00FE6A83"/>
    <w:rsid w:val="00FF5437"/>
    <w:rsid w:val="00FF6106"/>
    <w:rsid w:val="00FF7ACC"/>
    <w:rsid w:val="115E8A38"/>
    <w:rsid w:val="1AE4AC1F"/>
    <w:rsid w:val="248B06E3"/>
    <w:rsid w:val="48B42113"/>
    <w:rsid w:val="65300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A6FCE5"/>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285"/>
    <w:rPr>
      <w:rFonts w:eastAsia="Times New Roman"/>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lang w:val="en-US"/>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rsid w:val="009A3899"/>
    <w:rPr>
      <w:sz w:val="20"/>
      <w:szCs w:val="20"/>
      <w:lang w:val="en-US"/>
    </w:rPr>
  </w:style>
  <w:style w:type="character" w:customStyle="1" w:styleId="CommentTextChar">
    <w:name w:val="Comment Text Char"/>
    <w:link w:val="CommentText"/>
    <w:uiPriority w:val="99"/>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sz w:val="20"/>
      <w:szCs w:val="20"/>
      <w:lang w:val="en-US"/>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sz w:val="20"/>
      <w:szCs w:val="20"/>
      <w:lang w:val="en-US"/>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sz w:val="20"/>
      <w:szCs w:val="20"/>
      <w:lang w:val="en-US"/>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sz w:val="20"/>
      <w:szCs w:val="20"/>
      <w:lang w:val="en-U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sz w:val="20"/>
      <w:szCs w:val="20"/>
      <w:lang w:val="en-US"/>
    </w:rPr>
  </w:style>
  <w:style w:type="paragraph" w:customStyle="1" w:styleId="SX-Affiliation">
    <w:name w:val="SX-Affiliation"/>
    <w:basedOn w:val="Normal"/>
    <w:next w:val="Normal"/>
    <w:qFormat/>
    <w:rsid w:val="009A3899"/>
    <w:pPr>
      <w:spacing w:after="160" w:line="190" w:lineRule="exact"/>
    </w:pPr>
    <w:rPr>
      <w:rFonts w:ascii="BlissRegular" w:hAnsi="BlissRegular"/>
      <w:sz w:val="16"/>
      <w:szCs w:val="20"/>
      <w:lang w:val="en-US"/>
    </w:rPr>
  </w:style>
  <w:style w:type="paragraph" w:customStyle="1" w:styleId="SX-Articlehead">
    <w:name w:val="SX-Article head"/>
    <w:basedOn w:val="Normal"/>
    <w:qFormat/>
    <w:rsid w:val="009A3899"/>
    <w:pPr>
      <w:spacing w:before="210" w:line="210" w:lineRule="exact"/>
      <w:ind w:firstLine="288"/>
      <w:jc w:val="both"/>
    </w:pPr>
    <w:rPr>
      <w:b/>
      <w:sz w:val="18"/>
      <w:szCs w:val="20"/>
      <w:lang w:val="en-US"/>
    </w:rPr>
  </w:style>
  <w:style w:type="paragraph" w:customStyle="1" w:styleId="SX-Authornames">
    <w:name w:val="SX-Author names"/>
    <w:basedOn w:val="Normal"/>
    <w:rsid w:val="009A3899"/>
    <w:pPr>
      <w:spacing w:after="120" w:line="210" w:lineRule="exact"/>
    </w:pPr>
    <w:rPr>
      <w:rFonts w:ascii="BlissMedium" w:hAnsi="BlissMedium"/>
      <w:sz w:val="20"/>
      <w:szCs w:val="20"/>
      <w:lang w:val="en-US"/>
    </w:rPr>
  </w:style>
  <w:style w:type="paragraph" w:customStyle="1" w:styleId="SX-Bodytext">
    <w:name w:val="SX-Body text"/>
    <w:basedOn w:val="Normal"/>
    <w:next w:val="Normal"/>
    <w:rsid w:val="009A3899"/>
    <w:pPr>
      <w:spacing w:line="210" w:lineRule="exact"/>
      <w:ind w:firstLine="288"/>
      <w:jc w:val="both"/>
    </w:pPr>
    <w:rPr>
      <w:sz w:val="18"/>
      <w:szCs w:val="20"/>
      <w:lang w:val="en-US"/>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szCs w:val="20"/>
      <w:lang w:val="en-US"/>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szCs w:val="20"/>
      <w:lang w:val="en-US"/>
    </w:rPr>
  </w:style>
  <w:style w:type="paragraph" w:customStyle="1" w:styleId="SX-RefHead">
    <w:name w:val="SX-RefHead"/>
    <w:basedOn w:val="Normal"/>
    <w:rsid w:val="009A3899"/>
    <w:pPr>
      <w:spacing w:before="200" w:line="190" w:lineRule="exact"/>
    </w:pPr>
    <w:rPr>
      <w:b/>
      <w:sz w:val="16"/>
      <w:szCs w:val="20"/>
      <w:lang w:val="en-US"/>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 w:val="20"/>
      <w:lang w:val="en-US"/>
    </w:rPr>
  </w:style>
  <w:style w:type="paragraph" w:customStyle="1" w:styleId="SX-Tablelegend">
    <w:name w:val="SX-Tablelegend"/>
    <w:basedOn w:val="Normal"/>
    <w:qFormat/>
    <w:rsid w:val="009A3899"/>
    <w:pPr>
      <w:spacing w:line="190" w:lineRule="exact"/>
      <w:ind w:left="245" w:hanging="245"/>
      <w:jc w:val="both"/>
    </w:pPr>
    <w:rPr>
      <w:sz w:val="16"/>
      <w:szCs w:val="20"/>
      <w:lang w:val="en-US"/>
    </w:rPr>
  </w:style>
  <w:style w:type="paragraph" w:customStyle="1" w:styleId="SX-Tabletext">
    <w:name w:val="SX-Tabletext"/>
    <w:basedOn w:val="Normal"/>
    <w:qFormat/>
    <w:rsid w:val="009A3899"/>
    <w:pPr>
      <w:spacing w:line="210" w:lineRule="exact"/>
      <w:jc w:val="center"/>
    </w:pPr>
    <w:rPr>
      <w:sz w:val="18"/>
      <w:szCs w:val="20"/>
      <w:lang w:val="en-US"/>
    </w:rPr>
  </w:style>
  <w:style w:type="paragraph" w:customStyle="1" w:styleId="SX-Tabletitle">
    <w:name w:val="SX-Tabletitle"/>
    <w:basedOn w:val="Normal"/>
    <w:qFormat/>
    <w:rsid w:val="009A3899"/>
    <w:pPr>
      <w:spacing w:after="120" w:line="210" w:lineRule="exact"/>
      <w:jc w:val="both"/>
    </w:pPr>
    <w:rPr>
      <w:rFonts w:ascii="BlissMedium" w:hAnsi="BlissMedium"/>
      <w:sz w:val="18"/>
      <w:szCs w:val="20"/>
      <w:lang w:val="en-US"/>
    </w:rPr>
  </w:style>
  <w:style w:type="paragraph" w:customStyle="1" w:styleId="SX-Title">
    <w:name w:val="SX-Title"/>
    <w:basedOn w:val="Normal"/>
    <w:rsid w:val="009A3899"/>
    <w:pPr>
      <w:spacing w:after="240" w:line="500" w:lineRule="exact"/>
    </w:pPr>
    <w:rPr>
      <w:rFonts w:ascii="BlissBold" w:hAnsi="BlissBold"/>
      <w:b/>
      <w:sz w:val="44"/>
      <w:szCs w:val="20"/>
      <w:lang w:val="en-US"/>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szCs w:val="20"/>
      <w:lang w:val="en-US"/>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05309"/>
    <w:rPr>
      <w:color w:val="605E5C"/>
      <w:shd w:val="clear" w:color="auto" w:fill="E1DFDD"/>
    </w:rPr>
  </w:style>
  <w:style w:type="paragraph" w:styleId="NormalWeb">
    <w:name w:val="Normal (Web)"/>
    <w:basedOn w:val="Normal"/>
    <w:uiPriority w:val="99"/>
    <w:semiHidden/>
    <w:unhideWhenUsed/>
    <w:rsid w:val="0055277A"/>
    <w:rPr>
      <w:rFonts w:eastAsia="Calibri"/>
      <w:lang w:val="en-US"/>
    </w:rPr>
  </w:style>
  <w:style w:type="character" w:styleId="PlaceholderText">
    <w:name w:val="Placeholder Text"/>
    <w:basedOn w:val="DefaultParagraphFont"/>
    <w:uiPriority w:val="99"/>
    <w:semiHidden/>
    <w:rsid w:val="00D261B9"/>
    <w:rPr>
      <w:color w:val="808080"/>
    </w:rPr>
  </w:style>
  <w:style w:type="paragraph" w:styleId="Revision">
    <w:name w:val="Revision"/>
    <w:hidden/>
    <w:uiPriority w:val="99"/>
    <w:semiHidden/>
    <w:rsid w:val="000E6306"/>
    <w:rPr>
      <w:rFonts w:eastAsia="Times New Roman"/>
      <w:sz w:val="24"/>
      <w:szCs w:val="24"/>
      <w:lang w:eastAsia="en-GB"/>
    </w:rPr>
  </w:style>
  <w:style w:type="character" w:customStyle="1" w:styleId="apple-converted-space">
    <w:name w:val="apple-converted-space"/>
    <w:basedOn w:val="DefaultParagraphFont"/>
    <w:rsid w:val="004314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31423">
      <w:bodyDiv w:val="1"/>
      <w:marLeft w:val="0"/>
      <w:marRight w:val="0"/>
      <w:marTop w:val="0"/>
      <w:marBottom w:val="0"/>
      <w:divBdr>
        <w:top w:val="none" w:sz="0" w:space="0" w:color="auto"/>
        <w:left w:val="none" w:sz="0" w:space="0" w:color="auto"/>
        <w:bottom w:val="none" w:sz="0" w:space="0" w:color="auto"/>
        <w:right w:val="none" w:sz="0" w:space="0" w:color="auto"/>
      </w:divBdr>
    </w:div>
    <w:div w:id="418062234">
      <w:bodyDiv w:val="1"/>
      <w:marLeft w:val="0"/>
      <w:marRight w:val="0"/>
      <w:marTop w:val="0"/>
      <w:marBottom w:val="0"/>
      <w:divBdr>
        <w:top w:val="none" w:sz="0" w:space="0" w:color="auto"/>
        <w:left w:val="none" w:sz="0" w:space="0" w:color="auto"/>
        <w:bottom w:val="none" w:sz="0" w:space="0" w:color="auto"/>
        <w:right w:val="none" w:sz="0" w:space="0" w:color="auto"/>
      </w:divBdr>
    </w:div>
    <w:div w:id="642004446">
      <w:bodyDiv w:val="1"/>
      <w:marLeft w:val="0"/>
      <w:marRight w:val="0"/>
      <w:marTop w:val="0"/>
      <w:marBottom w:val="0"/>
      <w:divBdr>
        <w:top w:val="none" w:sz="0" w:space="0" w:color="auto"/>
        <w:left w:val="none" w:sz="0" w:space="0" w:color="auto"/>
        <w:bottom w:val="none" w:sz="0" w:space="0" w:color="auto"/>
        <w:right w:val="none" w:sz="0" w:space="0" w:color="auto"/>
      </w:divBdr>
    </w:div>
    <w:div w:id="913783753">
      <w:bodyDiv w:val="1"/>
      <w:marLeft w:val="0"/>
      <w:marRight w:val="0"/>
      <w:marTop w:val="0"/>
      <w:marBottom w:val="0"/>
      <w:divBdr>
        <w:top w:val="none" w:sz="0" w:space="0" w:color="auto"/>
        <w:left w:val="none" w:sz="0" w:space="0" w:color="auto"/>
        <w:bottom w:val="none" w:sz="0" w:space="0" w:color="auto"/>
        <w:right w:val="none" w:sz="0" w:space="0" w:color="auto"/>
      </w:divBdr>
    </w:div>
    <w:div w:id="1360426315">
      <w:bodyDiv w:val="1"/>
      <w:marLeft w:val="0"/>
      <w:marRight w:val="0"/>
      <w:marTop w:val="0"/>
      <w:marBottom w:val="0"/>
      <w:divBdr>
        <w:top w:val="none" w:sz="0" w:space="0" w:color="auto"/>
        <w:left w:val="none" w:sz="0" w:space="0" w:color="auto"/>
        <w:bottom w:val="none" w:sz="0" w:space="0" w:color="auto"/>
        <w:right w:val="none" w:sz="0" w:space="0" w:color="auto"/>
      </w:divBdr>
    </w:div>
    <w:div w:id="1451977899">
      <w:bodyDiv w:val="1"/>
      <w:marLeft w:val="0"/>
      <w:marRight w:val="0"/>
      <w:marTop w:val="0"/>
      <w:marBottom w:val="0"/>
      <w:divBdr>
        <w:top w:val="none" w:sz="0" w:space="0" w:color="auto"/>
        <w:left w:val="none" w:sz="0" w:space="0" w:color="auto"/>
        <w:bottom w:val="none" w:sz="0" w:space="0" w:color="auto"/>
        <w:right w:val="none" w:sz="0" w:space="0" w:color="auto"/>
      </w:divBdr>
    </w:div>
    <w:div w:id="1543250622">
      <w:bodyDiv w:val="1"/>
      <w:marLeft w:val="0"/>
      <w:marRight w:val="0"/>
      <w:marTop w:val="0"/>
      <w:marBottom w:val="0"/>
      <w:divBdr>
        <w:top w:val="none" w:sz="0" w:space="0" w:color="auto"/>
        <w:left w:val="none" w:sz="0" w:space="0" w:color="auto"/>
        <w:bottom w:val="none" w:sz="0" w:space="0" w:color="auto"/>
        <w:right w:val="none" w:sz="0" w:space="0" w:color="auto"/>
      </w:divBdr>
    </w:div>
    <w:div w:id="1657100830">
      <w:bodyDiv w:val="1"/>
      <w:marLeft w:val="0"/>
      <w:marRight w:val="0"/>
      <w:marTop w:val="0"/>
      <w:marBottom w:val="0"/>
      <w:divBdr>
        <w:top w:val="none" w:sz="0" w:space="0" w:color="auto"/>
        <w:left w:val="none" w:sz="0" w:space="0" w:color="auto"/>
        <w:bottom w:val="none" w:sz="0" w:space="0" w:color="auto"/>
        <w:right w:val="none" w:sz="0" w:space="0" w:color="auto"/>
      </w:divBdr>
    </w:div>
    <w:div w:id="1661351729">
      <w:bodyDiv w:val="1"/>
      <w:marLeft w:val="0"/>
      <w:marRight w:val="0"/>
      <w:marTop w:val="0"/>
      <w:marBottom w:val="0"/>
      <w:divBdr>
        <w:top w:val="none" w:sz="0" w:space="0" w:color="auto"/>
        <w:left w:val="none" w:sz="0" w:space="0" w:color="auto"/>
        <w:bottom w:val="none" w:sz="0" w:space="0" w:color="auto"/>
        <w:right w:val="none" w:sz="0" w:space="0" w:color="auto"/>
      </w:divBdr>
      <w:divsChild>
        <w:div w:id="2023623066">
          <w:marLeft w:val="0"/>
          <w:marRight w:val="0"/>
          <w:marTop w:val="0"/>
          <w:marBottom w:val="0"/>
          <w:divBdr>
            <w:top w:val="none" w:sz="0" w:space="0" w:color="auto"/>
            <w:left w:val="none" w:sz="0" w:space="0" w:color="auto"/>
            <w:bottom w:val="none" w:sz="0" w:space="0" w:color="auto"/>
            <w:right w:val="none" w:sz="0" w:space="0" w:color="auto"/>
          </w:divBdr>
          <w:divsChild>
            <w:div w:id="1401751676">
              <w:marLeft w:val="0"/>
              <w:marRight w:val="0"/>
              <w:marTop w:val="0"/>
              <w:marBottom w:val="0"/>
              <w:divBdr>
                <w:top w:val="none" w:sz="0" w:space="0" w:color="auto"/>
                <w:left w:val="none" w:sz="0" w:space="0" w:color="auto"/>
                <w:bottom w:val="none" w:sz="0" w:space="0" w:color="auto"/>
                <w:right w:val="none" w:sz="0" w:space="0" w:color="auto"/>
              </w:divBdr>
              <w:divsChild>
                <w:div w:id="12075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75374">
      <w:bodyDiv w:val="1"/>
      <w:marLeft w:val="0"/>
      <w:marRight w:val="0"/>
      <w:marTop w:val="0"/>
      <w:marBottom w:val="0"/>
      <w:divBdr>
        <w:top w:val="none" w:sz="0" w:space="0" w:color="auto"/>
        <w:left w:val="none" w:sz="0" w:space="0" w:color="auto"/>
        <w:bottom w:val="none" w:sz="0" w:space="0" w:color="auto"/>
        <w:right w:val="none" w:sz="0" w:space="0" w:color="auto"/>
      </w:divBdr>
    </w:div>
    <w:div w:id="2015066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www.science.org/content/page/science-advances-information-author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advances.sciencemag.org/content/information-authors"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ts.sciencemag.org"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EC6F4A-E94B-424A-B59A-A83A08BCADAA}">
  <ds:schemaRefs>
    <ds:schemaRef ds:uri="http://schemas.microsoft.com/sharepoint/v3/contenttype/forms"/>
  </ds:schemaRefs>
</ds:datastoreItem>
</file>

<file path=customXml/itemProps2.xml><?xml version="1.0" encoding="utf-8"?>
<ds:datastoreItem xmlns:ds="http://schemas.openxmlformats.org/officeDocument/2006/customXml" ds:itemID="{32245BFD-FF65-4E76-9781-AB5B7A8F2B54}">
  <ds:schemaRefs>
    <ds:schemaRef ds:uri="http://schemas.openxmlformats.org/officeDocument/2006/bibliography"/>
  </ds:schemaRefs>
</ds:datastoreItem>
</file>

<file path=customXml/itemProps3.xml><?xml version="1.0" encoding="utf-8"?>
<ds:datastoreItem xmlns:ds="http://schemas.openxmlformats.org/officeDocument/2006/customXml" ds:itemID="{4BD92BC1-E020-4C3D-ADBB-5DF057B78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019445-CA74-4879-94B5-1432341CFE8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15</Pages>
  <Words>43267</Words>
  <Characters>246625</Characters>
  <Application>Microsoft Office Word</Application>
  <DocSecurity>0</DocSecurity>
  <Lines>2055</Lines>
  <Paragraphs>578</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289314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mnoonan</cp:lastModifiedBy>
  <cp:revision>64</cp:revision>
  <cp:lastPrinted>2014-09-16T13:46:00Z</cp:lastPrinted>
  <dcterms:created xsi:type="dcterms:W3CDTF">2022-08-21T16:42:00Z</dcterms:created>
  <dcterms:modified xsi:type="dcterms:W3CDTF">2022-08-26T03:07:00Z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y fmtid="{D5CDD505-2E9C-101B-9397-08002B2CF9AE}" pid="3" name="Mendeley Document_1">
    <vt:lpwstr>True</vt:lpwstr>
  </property>
  <property fmtid="{D5CDD505-2E9C-101B-9397-08002B2CF9AE}" pid="4" name="Mendeley Unique User Id_1">
    <vt:lpwstr>c1536fc2-50b8-348c-9b69-4bb55d897c54</vt:lpwstr>
  </property>
  <property fmtid="{D5CDD505-2E9C-101B-9397-08002B2CF9AE}" pid="5" name="Mendeley Citation Style_1">
    <vt:lpwstr>http://www.zotero.org/styles/science-advances</vt:lpwstr>
  </property>
  <property fmtid="{D5CDD505-2E9C-101B-9397-08002B2CF9AE}" pid="6" name="Mendeley Recent Style Id 0_1">
    <vt:lpwstr>http://www.zotero.org/styles/bmc-biology</vt:lpwstr>
  </property>
  <property fmtid="{D5CDD505-2E9C-101B-9397-08002B2CF9AE}" pid="7" name="Mendeley Recent Style Name 0_1">
    <vt:lpwstr>BMC Biology</vt:lpwstr>
  </property>
  <property fmtid="{D5CDD505-2E9C-101B-9397-08002B2CF9AE}" pid="8" name="Mendeley Recent Style Id 1_1">
    <vt:lpwstr>http://www.zotero.org/styles/cell-metabolism</vt:lpwstr>
  </property>
  <property fmtid="{D5CDD505-2E9C-101B-9397-08002B2CF9AE}" pid="9" name="Mendeley Recent Style Name 1_1">
    <vt:lpwstr>Cell Metabolism</vt:lpwstr>
  </property>
  <property fmtid="{D5CDD505-2E9C-101B-9397-08002B2CF9AE}" pid="10" name="Mendeley Recent Style Id 2_1">
    <vt:lpwstr>http://www.zotero.org/styles/ieee</vt:lpwstr>
  </property>
  <property fmtid="{D5CDD505-2E9C-101B-9397-08002B2CF9AE}" pid="11" name="Mendeley Recent Style Name 2_1">
    <vt:lpwstr>IEEE</vt:lpwstr>
  </property>
  <property fmtid="{D5CDD505-2E9C-101B-9397-08002B2CF9AE}" pid="12" name="Mendeley Recent Style Id 3_1">
    <vt:lpwstr>http://www.zotero.org/styles/instituto-brasileiro-de-informacao-em-ciencia-e-tecnologia-abnt</vt:lpwstr>
  </property>
  <property fmtid="{D5CDD505-2E9C-101B-9397-08002B2CF9AE}" pid="13" name="Mendeley Recent Style Name 3_1">
    <vt:lpwstr>Instituto Brasileiro de Informação em Ciência e Tecnologia - ABNT (autoria completa)</vt:lpwstr>
  </property>
  <property fmtid="{D5CDD505-2E9C-101B-9397-08002B2CF9AE}" pid="14" name="Mendeley Recent Style Id 4_1">
    <vt:lpwstr>http://www.zotero.org/styles/international-journal-of-molecular-sciences</vt:lpwstr>
  </property>
  <property fmtid="{D5CDD505-2E9C-101B-9397-08002B2CF9AE}" pid="15" name="Mendeley Recent Style Name 4_1">
    <vt:lpwstr>International Journal of Molecular Sciences</vt:lpwstr>
  </property>
  <property fmtid="{D5CDD505-2E9C-101B-9397-08002B2CF9AE}" pid="16" name="Mendeley Recent Style Id 5_1">
    <vt:lpwstr>http://www.zotero.org/styles/lab-on-a-chip</vt:lpwstr>
  </property>
  <property fmtid="{D5CDD505-2E9C-101B-9397-08002B2CF9AE}" pid="17" name="Mendeley Recent Style Name 5_1">
    <vt:lpwstr>Lab on a Chip</vt:lpwstr>
  </property>
  <property fmtid="{D5CDD505-2E9C-101B-9397-08002B2CF9AE}" pid="18" name="Mendeley Recent Style Id 6_1">
    <vt:lpwstr>http://www.zotero.org/styles/nature-communications</vt:lpwstr>
  </property>
  <property fmtid="{D5CDD505-2E9C-101B-9397-08002B2CF9AE}" pid="19" name="Mendeley Recent Style Name 6_1">
    <vt:lpwstr>Nature Communications</vt:lpwstr>
  </property>
  <property fmtid="{D5CDD505-2E9C-101B-9397-08002B2CF9AE}" pid="20" name="Mendeley Recent Style Id 7_1">
    <vt:lpwstr>http://www.zotero.org/styles/science-advances</vt:lpwstr>
  </property>
  <property fmtid="{D5CDD505-2E9C-101B-9397-08002B2CF9AE}" pid="21" name="Mendeley Recent Style Name 7_1">
    <vt:lpwstr>Science Advances</vt:lpwstr>
  </property>
  <property fmtid="{D5CDD505-2E9C-101B-9397-08002B2CF9AE}" pid="22" name="Mendeley Recent Style Id 8_1">
    <vt:lpwstr>http://www.zotero.org/styles/scientific-reports</vt:lpwstr>
  </property>
  <property fmtid="{D5CDD505-2E9C-101B-9397-08002B2CF9AE}" pid="23" name="Mendeley Recent Style Name 8_1">
    <vt:lpwstr>Scientific Reports</vt:lpwstr>
  </property>
  <property fmtid="{D5CDD505-2E9C-101B-9397-08002B2CF9AE}" pid="24" name="Mendeley Recent Style Id 9_1">
    <vt:lpwstr>http://www.zotero.org/styles/vancouver</vt:lpwstr>
  </property>
  <property fmtid="{D5CDD505-2E9C-101B-9397-08002B2CF9AE}" pid="25" name="Mendeley Recent Style Name 9_1">
    <vt:lpwstr>Vancouver</vt:lpwstr>
  </property>
</Properties>
</file>